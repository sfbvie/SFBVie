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38E62" w14:textId="77777777" w:rsidR="00CE5CC8" w:rsidRPr="009E0832" w:rsidRDefault="00000000" w:rsidP="009E0832">
      <w:pPr>
        <w:pStyle w:val="Titre1"/>
        <w:spacing w:before="0"/>
        <w:jc w:val="both"/>
        <w:rPr>
          <w:rFonts w:ascii="Times New Roman" w:hAnsi="Times New Roman" w:cs="Times New Roman"/>
          <w:sz w:val="24"/>
          <w:szCs w:val="24"/>
          <w:lang w:val="fr-FR"/>
        </w:rPr>
      </w:pPr>
      <w:r w:rsidRPr="009E0832">
        <w:rPr>
          <w:rFonts w:ascii="Times New Roman" w:hAnsi="Times New Roman" w:cs="Times New Roman"/>
          <w:sz w:val="24"/>
          <w:szCs w:val="24"/>
          <w:lang w:val="fr-FR"/>
        </w:rPr>
        <w:t>STATUTS</w:t>
      </w:r>
      <w:r w:rsidRPr="009E0832">
        <w:rPr>
          <w:rFonts w:ascii="Times New Roman" w:hAnsi="Times New Roman" w:cs="Times New Roman"/>
          <w:sz w:val="24"/>
          <w:szCs w:val="24"/>
          <w:lang w:val="fr-FR"/>
        </w:rPr>
        <w:br/>
        <w:t>Société Française de Biologie du Vieillissement (</w:t>
      </w:r>
      <w:proofErr w:type="spellStart"/>
      <w:r w:rsidRPr="009E0832">
        <w:rPr>
          <w:rFonts w:ascii="Times New Roman" w:hAnsi="Times New Roman" w:cs="Times New Roman"/>
          <w:sz w:val="24"/>
          <w:szCs w:val="24"/>
          <w:lang w:val="fr-FR"/>
        </w:rPr>
        <w:t>SFBVie</w:t>
      </w:r>
      <w:proofErr w:type="spellEnd"/>
      <w:r w:rsidRPr="009E0832">
        <w:rPr>
          <w:rFonts w:ascii="Times New Roman" w:hAnsi="Times New Roman" w:cs="Times New Roman"/>
          <w:sz w:val="24"/>
          <w:szCs w:val="24"/>
          <w:lang w:val="fr-FR"/>
        </w:rPr>
        <w:t>)</w:t>
      </w:r>
    </w:p>
    <w:p w14:paraId="5A5A2A3B" w14:textId="77777777" w:rsidR="00CE5CC8" w:rsidRPr="009E0832" w:rsidRDefault="00000000" w:rsidP="009E0832">
      <w:pPr>
        <w:spacing w:after="240"/>
        <w:rPr>
          <w:rFonts w:ascii="Times New Roman" w:hAnsi="Times New Roman" w:cs="Times New Roman"/>
          <w:sz w:val="24"/>
          <w:szCs w:val="24"/>
          <w:lang w:val="fr-FR"/>
        </w:rPr>
      </w:pPr>
      <w:r w:rsidRPr="009E0832">
        <w:rPr>
          <w:rFonts w:ascii="Times New Roman" w:hAnsi="Times New Roman" w:cs="Times New Roman"/>
          <w:sz w:val="24"/>
          <w:szCs w:val="24"/>
          <w:lang w:val="fr-FR"/>
        </w:rPr>
        <w:br/>
      </w:r>
      <w:r w:rsidRPr="009E0832">
        <w:rPr>
          <w:rFonts w:ascii="Times New Roman" w:hAnsi="Times New Roman" w:cs="Times New Roman"/>
          <w:b/>
          <w:bCs/>
          <w:sz w:val="24"/>
          <w:szCs w:val="24"/>
          <w:lang w:val="fr-FR"/>
        </w:rPr>
        <w:t>Article 1 – Dénomination</w:t>
      </w:r>
      <w:r w:rsidRPr="009E0832">
        <w:rPr>
          <w:rFonts w:ascii="Times New Roman" w:hAnsi="Times New Roman" w:cs="Times New Roman"/>
          <w:b/>
          <w:bCs/>
          <w:sz w:val="24"/>
          <w:szCs w:val="24"/>
          <w:lang w:val="fr-FR"/>
        </w:rPr>
        <w:br/>
      </w:r>
      <w:r w:rsidRPr="009E0832">
        <w:rPr>
          <w:rFonts w:ascii="Times New Roman" w:hAnsi="Times New Roman" w:cs="Times New Roman"/>
          <w:sz w:val="24"/>
          <w:szCs w:val="24"/>
          <w:lang w:val="fr-FR"/>
        </w:rPr>
        <w:t>Il est fondé entre les adhérents aux présents statuts une association régie par la loi du 1er juillet 1901, ayant pour dénomination :</w:t>
      </w:r>
      <w:r w:rsidRPr="009E0832">
        <w:rPr>
          <w:rFonts w:ascii="Times New Roman" w:hAnsi="Times New Roman" w:cs="Times New Roman"/>
          <w:sz w:val="24"/>
          <w:szCs w:val="24"/>
          <w:lang w:val="fr-FR"/>
        </w:rPr>
        <w:br/>
        <w:t>Société Française de Biologie du Vieillissement (</w:t>
      </w:r>
      <w:proofErr w:type="spellStart"/>
      <w:r w:rsidRPr="009E0832">
        <w:rPr>
          <w:rFonts w:ascii="Times New Roman" w:hAnsi="Times New Roman" w:cs="Times New Roman"/>
          <w:sz w:val="24"/>
          <w:szCs w:val="24"/>
          <w:lang w:val="fr-FR"/>
        </w:rPr>
        <w:t>SFBVie</w:t>
      </w:r>
      <w:proofErr w:type="spellEnd"/>
      <w:r w:rsidRPr="009E0832">
        <w:rPr>
          <w:rFonts w:ascii="Times New Roman" w:hAnsi="Times New Roman" w:cs="Times New Roman"/>
          <w:sz w:val="24"/>
          <w:szCs w:val="24"/>
          <w:lang w:val="fr-FR"/>
        </w:rPr>
        <w:t>).</w:t>
      </w:r>
    </w:p>
    <w:p w14:paraId="5012F119" w14:textId="77777777" w:rsidR="00CE5CC8" w:rsidRPr="009E0832" w:rsidRDefault="00000000" w:rsidP="009E0832">
      <w:pPr>
        <w:spacing w:after="0"/>
        <w:rPr>
          <w:rFonts w:ascii="Times New Roman" w:hAnsi="Times New Roman" w:cs="Times New Roman"/>
          <w:sz w:val="24"/>
          <w:szCs w:val="24"/>
          <w:lang w:val="fr-FR"/>
        </w:rPr>
      </w:pPr>
      <w:r w:rsidRPr="009E0832">
        <w:rPr>
          <w:rFonts w:ascii="Times New Roman" w:hAnsi="Times New Roman" w:cs="Times New Roman"/>
          <w:b/>
          <w:bCs/>
          <w:sz w:val="24"/>
          <w:szCs w:val="24"/>
          <w:lang w:val="fr-FR"/>
        </w:rPr>
        <w:t>Article 2 – Objet</w:t>
      </w:r>
      <w:r w:rsidRPr="009E0832">
        <w:rPr>
          <w:rFonts w:ascii="Times New Roman" w:hAnsi="Times New Roman" w:cs="Times New Roman"/>
          <w:b/>
          <w:bCs/>
          <w:sz w:val="24"/>
          <w:szCs w:val="24"/>
          <w:lang w:val="fr-FR"/>
        </w:rPr>
        <w:br/>
      </w:r>
      <w:r w:rsidRPr="009E0832">
        <w:rPr>
          <w:rFonts w:ascii="Times New Roman" w:hAnsi="Times New Roman" w:cs="Times New Roman"/>
          <w:sz w:val="24"/>
          <w:szCs w:val="24"/>
          <w:lang w:val="fr-FR"/>
        </w:rPr>
        <w:t>La Société Française de Biologie du Vieillissement (</w:t>
      </w:r>
      <w:proofErr w:type="spellStart"/>
      <w:r w:rsidRPr="009E0832">
        <w:rPr>
          <w:rFonts w:ascii="Times New Roman" w:hAnsi="Times New Roman" w:cs="Times New Roman"/>
          <w:sz w:val="24"/>
          <w:szCs w:val="24"/>
          <w:lang w:val="fr-FR"/>
        </w:rPr>
        <w:t>SFBVie</w:t>
      </w:r>
      <w:proofErr w:type="spellEnd"/>
      <w:r w:rsidRPr="009E0832">
        <w:rPr>
          <w:rFonts w:ascii="Times New Roman" w:hAnsi="Times New Roman" w:cs="Times New Roman"/>
          <w:sz w:val="24"/>
          <w:szCs w:val="24"/>
          <w:lang w:val="fr-FR"/>
        </w:rPr>
        <w:t>) a pour objet de :</w:t>
      </w:r>
    </w:p>
    <w:p w14:paraId="01B839DB" w14:textId="77777777" w:rsidR="00CE5CC8" w:rsidRPr="009E0832" w:rsidRDefault="00000000" w:rsidP="009E0832">
      <w:pPr>
        <w:pStyle w:val="Paragraphedeliste"/>
        <w:numPr>
          <w:ilvl w:val="0"/>
          <w:numId w:val="7"/>
        </w:numPr>
        <w:spacing w:after="0"/>
        <w:jc w:val="both"/>
        <w:rPr>
          <w:rFonts w:ascii="Times New Roman" w:hAnsi="Times New Roman" w:cs="Times New Roman"/>
          <w:sz w:val="24"/>
          <w:szCs w:val="24"/>
          <w:lang w:val="fr-FR"/>
        </w:rPr>
      </w:pPr>
      <w:proofErr w:type="gramStart"/>
      <w:r w:rsidRPr="009E0832">
        <w:rPr>
          <w:rFonts w:ascii="Times New Roman" w:hAnsi="Times New Roman" w:cs="Times New Roman"/>
          <w:sz w:val="24"/>
          <w:szCs w:val="24"/>
          <w:lang w:val="fr-FR"/>
        </w:rPr>
        <w:t>rassembler</w:t>
      </w:r>
      <w:proofErr w:type="gramEnd"/>
      <w:r w:rsidRPr="009E0832">
        <w:rPr>
          <w:rFonts w:ascii="Times New Roman" w:hAnsi="Times New Roman" w:cs="Times New Roman"/>
          <w:sz w:val="24"/>
          <w:szCs w:val="24"/>
          <w:lang w:val="fr-FR"/>
        </w:rPr>
        <w:t>, structurer et promouvoir la recherche scientifique sur les mécanismes biologiques fondamentaux du vieillissement ;</w:t>
      </w:r>
    </w:p>
    <w:p w14:paraId="13903E02" w14:textId="77777777" w:rsidR="00CE5CC8" w:rsidRPr="009E0832" w:rsidRDefault="00000000" w:rsidP="009E0832">
      <w:pPr>
        <w:pStyle w:val="Paragraphedeliste"/>
        <w:numPr>
          <w:ilvl w:val="0"/>
          <w:numId w:val="7"/>
        </w:numPr>
        <w:spacing w:after="0"/>
        <w:jc w:val="both"/>
        <w:rPr>
          <w:rFonts w:ascii="Times New Roman" w:hAnsi="Times New Roman" w:cs="Times New Roman"/>
          <w:sz w:val="24"/>
          <w:szCs w:val="24"/>
          <w:lang w:val="fr-FR"/>
        </w:rPr>
      </w:pPr>
      <w:proofErr w:type="gramStart"/>
      <w:r w:rsidRPr="009E0832">
        <w:rPr>
          <w:rFonts w:ascii="Times New Roman" w:hAnsi="Times New Roman" w:cs="Times New Roman"/>
          <w:sz w:val="24"/>
          <w:szCs w:val="24"/>
          <w:lang w:val="fr-FR"/>
        </w:rPr>
        <w:t>favoriser</w:t>
      </w:r>
      <w:proofErr w:type="gramEnd"/>
      <w:r w:rsidRPr="009E0832">
        <w:rPr>
          <w:rFonts w:ascii="Times New Roman" w:hAnsi="Times New Roman" w:cs="Times New Roman"/>
          <w:sz w:val="24"/>
          <w:szCs w:val="24"/>
          <w:lang w:val="fr-FR"/>
        </w:rPr>
        <w:t xml:space="preserve"> la translation des connaissances fondamentales vers des stratégies thérapeutiques, préventives et réparatrices innovantes ;</w:t>
      </w:r>
    </w:p>
    <w:p w14:paraId="1FA79617" w14:textId="77777777" w:rsidR="00CE5CC8" w:rsidRPr="009E0832" w:rsidRDefault="00000000" w:rsidP="009E0832">
      <w:pPr>
        <w:pStyle w:val="Paragraphedeliste"/>
        <w:numPr>
          <w:ilvl w:val="0"/>
          <w:numId w:val="7"/>
        </w:numPr>
        <w:spacing w:after="0"/>
        <w:jc w:val="both"/>
        <w:rPr>
          <w:rFonts w:ascii="Times New Roman" w:hAnsi="Times New Roman" w:cs="Times New Roman"/>
          <w:sz w:val="24"/>
          <w:szCs w:val="24"/>
          <w:lang w:val="fr-FR"/>
        </w:rPr>
      </w:pPr>
      <w:proofErr w:type="gramStart"/>
      <w:r w:rsidRPr="009E0832">
        <w:rPr>
          <w:rFonts w:ascii="Times New Roman" w:hAnsi="Times New Roman" w:cs="Times New Roman"/>
          <w:sz w:val="24"/>
          <w:szCs w:val="24"/>
          <w:lang w:val="fr-FR"/>
        </w:rPr>
        <w:t>soutenir</w:t>
      </w:r>
      <w:proofErr w:type="gramEnd"/>
      <w:r w:rsidRPr="009E0832">
        <w:rPr>
          <w:rFonts w:ascii="Times New Roman" w:hAnsi="Times New Roman" w:cs="Times New Roman"/>
          <w:sz w:val="24"/>
          <w:szCs w:val="24"/>
          <w:lang w:val="fr-FR"/>
        </w:rPr>
        <w:t xml:space="preserve"> la formation et l’émergence des jeunes </w:t>
      </w:r>
      <w:proofErr w:type="spellStart"/>
      <w:r w:rsidRPr="009E0832">
        <w:rPr>
          <w:rFonts w:ascii="Times New Roman" w:hAnsi="Times New Roman" w:cs="Times New Roman"/>
          <w:sz w:val="24"/>
          <w:szCs w:val="24"/>
          <w:lang w:val="fr-FR"/>
        </w:rPr>
        <w:t>chercheur·e·s</w:t>
      </w:r>
      <w:proofErr w:type="spellEnd"/>
      <w:r w:rsidRPr="009E0832">
        <w:rPr>
          <w:rFonts w:ascii="Times New Roman" w:hAnsi="Times New Roman" w:cs="Times New Roman"/>
          <w:sz w:val="24"/>
          <w:szCs w:val="24"/>
          <w:lang w:val="fr-FR"/>
        </w:rPr>
        <w:t xml:space="preserve"> ;</w:t>
      </w:r>
    </w:p>
    <w:p w14:paraId="7B35C625" w14:textId="77777777" w:rsidR="00CE5CC8" w:rsidRPr="009E0832" w:rsidRDefault="00000000" w:rsidP="009E0832">
      <w:pPr>
        <w:pStyle w:val="Paragraphedeliste"/>
        <w:numPr>
          <w:ilvl w:val="0"/>
          <w:numId w:val="7"/>
        </w:numPr>
        <w:spacing w:after="0"/>
        <w:jc w:val="both"/>
        <w:rPr>
          <w:rFonts w:ascii="Times New Roman" w:hAnsi="Times New Roman" w:cs="Times New Roman"/>
          <w:sz w:val="24"/>
          <w:szCs w:val="24"/>
          <w:lang w:val="fr-FR"/>
        </w:rPr>
      </w:pPr>
      <w:proofErr w:type="gramStart"/>
      <w:r w:rsidRPr="009E0832">
        <w:rPr>
          <w:rFonts w:ascii="Times New Roman" w:hAnsi="Times New Roman" w:cs="Times New Roman"/>
          <w:sz w:val="24"/>
          <w:szCs w:val="24"/>
          <w:lang w:val="fr-FR"/>
        </w:rPr>
        <w:t>développer</w:t>
      </w:r>
      <w:proofErr w:type="gramEnd"/>
      <w:r w:rsidRPr="009E0832">
        <w:rPr>
          <w:rFonts w:ascii="Times New Roman" w:hAnsi="Times New Roman" w:cs="Times New Roman"/>
          <w:sz w:val="24"/>
          <w:szCs w:val="24"/>
          <w:lang w:val="fr-FR"/>
        </w:rPr>
        <w:t xml:space="preserve"> des réseaux nationaux et internationaux ;</w:t>
      </w:r>
    </w:p>
    <w:p w14:paraId="58FF78D1" w14:textId="77777777" w:rsidR="00CE5CC8" w:rsidRPr="009E0832" w:rsidRDefault="00000000" w:rsidP="009E0832">
      <w:pPr>
        <w:pStyle w:val="Paragraphedeliste"/>
        <w:numPr>
          <w:ilvl w:val="0"/>
          <w:numId w:val="7"/>
        </w:numPr>
        <w:spacing w:after="0"/>
        <w:jc w:val="both"/>
        <w:rPr>
          <w:rFonts w:ascii="Times New Roman" w:hAnsi="Times New Roman" w:cs="Times New Roman"/>
          <w:sz w:val="24"/>
          <w:szCs w:val="24"/>
          <w:lang w:val="fr-FR"/>
        </w:rPr>
      </w:pPr>
      <w:proofErr w:type="gramStart"/>
      <w:r w:rsidRPr="009E0832">
        <w:rPr>
          <w:rFonts w:ascii="Times New Roman" w:hAnsi="Times New Roman" w:cs="Times New Roman"/>
          <w:sz w:val="24"/>
          <w:szCs w:val="24"/>
          <w:lang w:val="fr-FR"/>
        </w:rPr>
        <w:t>contribuer</w:t>
      </w:r>
      <w:proofErr w:type="gramEnd"/>
      <w:r w:rsidRPr="009E0832">
        <w:rPr>
          <w:rFonts w:ascii="Times New Roman" w:hAnsi="Times New Roman" w:cs="Times New Roman"/>
          <w:sz w:val="24"/>
          <w:szCs w:val="24"/>
          <w:lang w:val="fr-FR"/>
        </w:rPr>
        <w:t xml:space="preserve"> à une réflexion critique, éthique et interdisciplinaire.</w:t>
      </w:r>
    </w:p>
    <w:p w14:paraId="5BCAE209" w14:textId="77777777" w:rsidR="00CE5CC8" w:rsidRPr="009E0832" w:rsidRDefault="00000000" w:rsidP="009E0832">
      <w:pPr>
        <w:spacing w:after="240"/>
        <w:jc w:val="both"/>
        <w:rPr>
          <w:rFonts w:ascii="Times New Roman" w:hAnsi="Times New Roman" w:cs="Times New Roman"/>
          <w:sz w:val="24"/>
          <w:szCs w:val="24"/>
          <w:lang w:val="fr-FR"/>
        </w:rPr>
      </w:pPr>
      <w:r w:rsidRPr="009E0832">
        <w:rPr>
          <w:rFonts w:ascii="Times New Roman" w:hAnsi="Times New Roman" w:cs="Times New Roman"/>
          <w:sz w:val="24"/>
          <w:szCs w:val="24"/>
          <w:lang w:val="fr-FR"/>
        </w:rPr>
        <w:t>La SFBVIE se positionne comme une société savante scientifique distincte des sociétés de gérontologie et de gériatrie.</w:t>
      </w:r>
    </w:p>
    <w:p w14:paraId="114E53A1" w14:textId="77777777" w:rsidR="00CE5CC8" w:rsidRPr="009E0832" w:rsidRDefault="00000000" w:rsidP="009E0832">
      <w:pPr>
        <w:pStyle w:val="NormalWeb"/>
        <w:spacing w:beforeAutospacing="0" w:after="0" w:afterAutospacing="0" w:line="276" w:lineRule="auto"/>
        <w:jc w:val="both"/>
        <w:rPr>
          <w:color w:val="000000"/>
          <w:lang w:val="fr-FR"/>
        </w:rPr>
      </w:pPr>
      <w:r w:rsidRPr="009E0832">
        <w:rPr>
          <w:b/>
          <w:bCs/>
          <w:lang w:val="fr-FR"/>
        </w:rPr>
        <w:t>Article 3 – Moyens d’action</w:t>
      </w:r>
      <w:r w:rsidRPr="009E0832">
        <w:rPr>
          <w:b/>
          <w:bCs/>
          <w:lang w:val="fr-FR"/>
        </w:rPr>
        <w:br/>
      </w:r>
      <w:r w:rsidRPr="009E0832">
        <w:rPr>
          <w:color w:val="000000"/>
          <w:lang w:val="fr-FR"/>
        </w:rPr>
        <w:t xml:space="preserve">Pour réaliser son objet, la </w:t>
      </w:r>
      <w:proofErr w:type="spellStart"/>
      <w:r w:rsidRPr="009E0832">
        <w:rPr>
          <w:color w:val="000000"/>
          <w:lang w:val="fr-FR"/>
        </w:rPr>
        <w:t>SFBVie</w:t>
      </w:r>
      <w:proofErr w:type="spellEnd"/>
      <w:r w:rsidRPr="009E0832">
        <w:rPr>
          <w:color w:val="000000"/>
          <w:lang w:val="fr-FR"/>
        </w:rPr>
        <w:t xml:space="preserve"> peut notamment :</w:t>
      </w:r>
    </w:p>
    <w:p w14:paraId="04EB1199" w14:textId="77777777" w:rsidR="00CE5CC8" w:rsidRPr="009E0832" w:rsidRDefault="00000000" w:rsidP="009E0832">
      <w:pPr>
        <w:pStyle w:val="NormalWeb"/>
        <w:numPr>
          <w:ilvl w:val="0"/>
          <w:numId w:val="8"/>
        </w:numPr>
        <w:spacing w:beforeAutospacing="0" w:after="0" w:afterAutospacing="0" w:line="276" w:lineRule="auto"/>
        <w:jc w:val="both"/>
        <w:rPr>
          <w:color w:val="000000"/>
          <w:lang w:val="fr-FR"/>
        </w:rPr>
      </w:pPr>
      <w:proofErr w:type="gramStart"/>
      <w:r w:rsidRPr="009E0832">
        <w:rPr>
          <w:color w:val="000000"/>
          <w:lang w:val="fr-FR"/>
        </w:rPr>
        <w:t>organiser</w:t>
      </w:r>
      <w:proofErr w:type="gramEnd"/>
      <w:r w:rsidRPr="009E0832">
        <w:rPr>
          <w:color w:val="000000"/>
          <w:lang w:val="fr-FR"/>
        </w:rPr>
        <w:t xml:space="preserve"> congrès, colloques, réunions scientifiques, écoles thématiques et formations;</w:t>
      </w:r>
    </w:p>
    <w:p w14:paraId="490EC058" w14:textId="77777777" w:rsidR="00CE5CC8" w:rsidRPr="009E0832" w:rsidRDefault="00000000" w:rsidP="009E0832">
      <w:pPr>
        <w:pStyle w:val="NormalWeb"/>
        <w:numPr>
          <w:ilvl w:val="0"/>
          <w:numId w:val="8"/>
        </w:numPr>
        <w:spacing w:beforeAutospacing="0" w:after="0" w:afterAutospacing="0" w:line="276" w:lineRule="auto"/>
        <w:jc w:val="both"/>
        <w:rPr>
          <w:color w:val="000000"/>
          <w:lang w:val="fr-FR"/>
        </w:rPr>
      </w:pPr>
      <w:proofErr w:type="gramStart"/>
      <w:r w:rsidRPr="009E0832">
        <w:rPr>
          <w:color w:val="000000"/>
          <w:lang w:val="fr-FR"/>
        </w:rPr>
        <w:t>constituer</w:t>
      </w:r>
      <w:proofErr w:type="gramEnd"/>
      <w:r w:rsidRPr="009E0832">
        <w:rPr>
          <w:color w:val="000000"/>
          <w:lang w:val="fr-FR"/>
        </w:rPr>
        <w:t xml:space="preserve"> des groupes de travail et réseaux thématiques;</w:t>
      </w:r>
    </w:p>
    <w:p w14:paraId="55F5DEC9" w14:textId="77777777" w:rsidR="00CE5CC8" w:rsidRPr="009E0832" w:rsidRDefault="00000000" w:rsidP="009E0832">
      <w:pPr>
        <w:pStyle w:val="NormalWeb"/>
        <w:numPr>
          <w:ilvl w:val="0"/>
          <w:numId w:val="8"/>
        </w:numPr>
        <w:spacing w:beforeAutospacing="0" w:after="0" w:afterAutospacing="0" w:line="276" w:lineRule="auto"/>
        <w:jc w:val="both"/>
        <w:rPr>
          <w:color w:val="000000"/>
          <w:lang w:val="fr-FR"/>
        </w:rPr>
      </w:pPr>
      <w:proofErr w:type="gramStart"/>
      <w:r w:rsidRPr="009E0832">
        <w:rPr>
          <w:color w:val="000000"/>
          <w:lang w:val="fr-FR"/>
        </w:rPr>
        <w:t>produire</w:t>
      </w:r>
      <w:proofErr w:type="gramEnd"/>
      <w:r w:rsidRPr="009E0832">
        <w:rPr>
          <w:color w:val="000000"/>
          <w:lang w:val="fr-FR"/>
        </w:rPr>
        <w:t xml:space="preserve"> et diffuser des publications, rapports, avis et recommandations scientifiques;</w:t>
      </w:r>
    </w:p>
    <w:p w14:paraId="5470B7A9" w14:textId="77777777" w:rsidR="00CE5CC8" w:rsidRPr="009E0832" w:rsidRDefault="00000000" w:rsidP="009E0832">
      <w:pPr>
        <w:pStyle w:val="NormalWeb"/>
        <w:numPr>
          <w:ilvl w:val="0"/>
          <w:numId w:val="8"/>
        </w:numPr>
        <w:spacing w:beforeAutospacing="0" w:after="0" w:afterAutospacing="0" w:line="276" w:lineRule="auto"/>
        <w:jc w:val="both"/>
        <w:rPr>
          <w:color w:val="000000"/>
          <w:lang w:val="fr-FR"/>
        </w:rPr>
      </w:pPr>
      <w:proofErr w:type="gramStart"/>
      <w:r w:rsidRPr="009E0832">
        <w:rPr>
          <w:color w:val="000000"/>
          <w:lang w:val="fr-FR"/>
        </w:rPr>
        <w:t>développer</w:t>
      </w:r>
      <w:proofErr w:type="gramEnd"/>
      <w:r w:rsidRPr="009E0832">
        <w:rPr>
          <w:color w:val="000000"/>
          <w:lang w:val="fr-FR"/>
        </w:rPr>
        <w:t xml:space="preserve"> des plateformes de partage de données, de protocoles et de standards expérimentaux;</w:t>
      </w:r>
    </w:p>
    <w:p w14:paraId="0342A4CA" w14:textId="77777777" w:rsidR="00CE5CC8" w:rsidRPr="009E0832" w:rsidRDefault="00000000" w:rsidP="009E0832">
      <w:pPr>
        <w:pStyle w:val="NormalWeb"/>
        <w:numPr>
          <w:ilvl w:val="0"/>
          <w:numId w:val="8"/>
        </w:numPr>
        <w:spacing w:beforeAutospacing="0" w:after="0" w:afterAutospacing="0" w:line="276" w:lineRule="auto"/>
        <w:jc w:val="both"/>
        <w:rPr>
          <w:color w:val="000000"/>
          <w:lang w:val="fr-FR"/>
        </w:rPr>
      </w:pPr>
      <w:proofErr w:type="gramStart"/>
      <w:r w:rsidRPr="009E0832">
        <w:rPr>
          <w:color w:val="000000"/>
          <w:lang w:val="fr-FR"/>
        </w:rPr>
        <w:t>établir</w:t>
      </w:r>
      <w:proofErr w:type="gramEnd"/>
      <w:r w:rsidRPr="009E0832">
        <w:rPr>
          <w:color w:val="000000"/>
          <w:lang w:val="fr-FR"/>
        </w:rPr>
        <w:t xml:space="preserve"> des partenariats avec des organismes publics, privés ou associatifs, en France et à l’international;</w:t>
      </w:r>
    </w:p>
    <w:p w14:paraId="2EB89D6B" w14:textId="77777777" w:rsidR="00CE5CC8" w:rsidRPr="009E0832" w:rsidRDefault="00000000" w:rsidP="009E0832">
      <w:pPr>
        <w:pStyle w:val="NormalWeb"/>
        <w:numPr>
          <w:ilvl w:val="0"/>
          <w:numId w:val="8"/>
        </w:numPr>
        <w:spacing w:beforeAutospacing="0" w:after="0" w:afterAutospacing="0" w:line="276" w:lineRule="auto"/>
        <w:jc w:val="both"/>
        <w:rPr>
          <w:color w:val="000000"/>
          <w:lang w:val="fr-FR"/>
        </w:rPr>
      </w:pPr>
      <w:proofErr w:type="gramStart"/>
      <w:r w:rsidRPr="009E0832">
        <w:rPr>
          <w:color w:val="000000"/>
          <w:lang w:val="fr-FR"/>
        </w:rPr>
        <w:t>répondre</w:t>
      </w:r>
      <w:proofErr w:type="gramEnd"/>
      <w:r w:rsidRPr="009E0832">
        <w:rPr>
          <w:color w:val="000000"/>
          <w:lang w:val="fr-FR"/>
        </w:rPr>
        <w:t xml:space="preserve"> à des appels à projets et gérer des financements publics ou privés, nationaux ou internationaux.</w:t>
      </w:r>
    </w:p>
    <w:p w14:paraId="7B7BE903" w14:textId="77777777" w:rsidR="00CE5CC8" w:rsidRPr="009E0832" w:rsidRDefault="00CE5CC8" w:rsidP="009E0832">
      <w:pPr>
        <w:pStyle w:val="NormalWeb"/>
        <w:spacing w:beforeAutospacing="0" w:after="0" w:afterAutospacing="0" w:line="276" w:lineRule="auto"/>
        <w:jc w:val="both"/>
        <w:rPr>
          <w:color w:val="000000"/>
          <w:lang w:val="fr-FR"/>
        </w:rPr>
      </w:pPr>
    </w:p>
    <w:p w14:paraId="447D9063" w14:textId="36FEE683" w:rsidR="009E0832" w:rsidRPr="009E0832" w:rsidRDefault="00000000" w:rsidP="009E0832">
      <w:pPr>
        <w:spacing w:after="0"/>
        <w:rPr>
          <w:rFonts w:ascii="Times New Roman" w:hAnsi="Times New Roman" w:cs="Times New Roman"/>
          <w:color w:val="000000" w:themeColor="text1"/>
          <w:sz w:val="24"/>
          <w:szCs w:val="24"/>
          <w:lang w:val="fr-FR"/>
          <w:rPrChange w:id="0" w:author="Eric Gilson" w:date="2026-06-15T13:18:00Z">
            <w:rPr>
              <w:rFonts w:ascii="Times New Roman" w:hAnsi="Times New Roman" w:cs="Times New Roman"/>
              <w:color w:val="FF0000"/>
              <w:sz w:val="24"/>
              <w:szCs w:val="24"/>
              <w:lang w:val="fr-FR"/>
            </w:rPr>
          </w:rPrChange>
        </w:rPr>
      </w:pPr>
      <w:r w:rsidRPr="009E0832">
        <w:rPr>
          <w:rFonts w:ascii="Times New Roman" w:hAnsi="Times New Roman" w:cs="Times New Roman"/>
          <w:b/>
          <w:bCs/>
          <w:sz w:val="24"/>
          <w:szCs w:val="24"/>
          <w:lang w:val="fr-FR"/>
        </w:rPr>
        <w:t>Article 4 – Siège social</w:t>
      </w:r>
      <w:r w:rsidRPr="009E0832">
        <w:rPr>
          <w:rFonts w:ascii="Times New Roman" w:hAnsi="Times New Roman" w:cs="Times New Roman"/>
          <w:b/>
          <w:bCs/>
          <w:sz w:val="24"/>
          <w:szCs w:val="24"/>
          <w:lang w:val="fr-FR"/>
        </w:rPr>
        <w:br/>
      </w:r>
      <w:r w:rsidR="009E0832" w:rsidRPr="009E0832">
        <w:rPr>
          <w:rFonts w:ascii="Times New Roman" w:hAnsi="Times New Roman" w:cs="Times New Roman"/>
          <w:color w:val="000000" w:themeColor="text1"/>
          <w:sz w:val="24"/>
          <w:szCs w:val="24"/>
          <w:lang w:val="fr-FR"/>
          <w:rPrChange w:id="1" w:author="Eric Gilson" w:date="2026-06-15T13:18:00Z">
            <w:rPr>
              <w:rFonts w:ascii="Times New Roman" w:hAnsi="Times New Roman" w:cs="Times New Roman"/>
              <w:color w:val="FF0000"/>
              <w:sz w:val="24"/>
              <w:szCs w:val="24"/>
              <w:lang w:val="fr-FR"/>
            </w:rPr>
          </w:rPrChange>
        </w:rPr>
        <w:t xml:space="preserve">Faculté de Médecine de Nice 28 Avenue de </w:t>
      </w:r>
      <w:proofErr w:type="spellStart"/>
      <w:r w:rsidR="009E0832" w:rsidRPr="009E0832">
        <w:rPr>
          <w:rFonts w:ascii="Times New Roman" w:hAnsi="Times New Roman" w:cs="Times New Roman"/>
          <w:color w:val="000000" w:themeColor="text1"/>
          <w:sz w:val="24"/>
          <w:szCs w:val="24"/>
          <w:lang w:val="fr-FR"/>
          <w:rPrChange w:id="2" w:author="Eric Gilson" w:date="2026-06-15T13:18:00Z">
            <w:rPr>
              <w:rFonts w:ascii="Times New Roman" w:hAnsi="Times New Roman" w:cs="Times New Roman"/>
              <w:color w:val="FF0000"/>
              <w:sz w:val="24"/>
              <w:szCs w:val="24"/>
              <w:lang w:val="fr-FR"/>
            </w:rPr>
          </w:rPrChange>
        </w:rPr>
        <w:t>Valombrose</w:t>
      </w:r>
      <w:proofErr w:type="spellEnd"/>
      <w:r w:rsidR="009E0832" w:rsidRPr="009E0832">
        <w:rPr>
          <w:rFonts w:ascii="Times New Roman" w:hAnsi="Times New Roman" w:cs="Times New Roman"/>
          <w:color w:val="000000" w:themeColor="text1"/>
          <w:sz w:val="24"/>
          <w:szCs w:val="24"/>
          <w:lang w:val="fr-FR"/>
          <w:rPrChange w:id="3" w:author="Eric Gilson" w:date="2026-06-15T13:18:00Z">
            <w:rPr>
              <w:rFonts w:ascii="Times New Roman" w:hAnsi="Times New Roman" w:cs="Times New Roman"/>
              <w:color w:val="FF0000"/>
              <w:sz w:val="24"/>
              <w:szCs w:val="24"/>
              <w:lang w:val="fr-FR"/>
            </w:rPr>
          </w:rPrChange>
        </w:rPr>
        <w:t xml:space="preserve"> 06107 Nice Cedex 02</w:t>
      </w:r>
    </w:p>
    <w:p w14:paraId="337B9115" w14:textId="77777777" w:rsidR="00CE5CC8" w:rsidRPr="009E0832" w:rsidRDefault="00000000" w:rsidP="009E0832">
      <w:pPr>
        <w:spacing w:after="0"/>
        <w:jc w:val="both"/>
        <w:rPr>
          <w:rFonts w:ascii="Times New Roman" w:eastAsia="Times New Roman" w:hAnsi="Times New Roman" w:cs="Times New Roman"/>
          <w:color w:val="000000" w:themeColor="text1"/>
          <w:sz w:val="24"/>
          <w:szCs w:val="24"/>
          <w:lang w:val="fr-FR" w:eastAsia="fr-FR"/>
        </w:rPr>
      </w:pPr>
      <w:r w:rsidRPr="009E0832">
        <w:rPr>
          <w:rFonts w:ascii="Times New Roman" w:eastAsia="Times New Roman" w:hAnsi="Times New Roman" w:cs="Times New Roman"/>
          <w:color w:val="000000" w:themeColor="text1"/>
          <w:sz w:val="24"/>
          <w:szCs w:val="24"/>
          <w:lang w:val="fr-FR" w:eastAsia="fr-FR"/>
        </w:rPr>
        <w:t>Il peut être transféré en tout autre lieu sur décision du bureau, sous réserve de ratification par la plus prochaine assemblée générale.</w:t>
      </w:r>
    </w:p>
    <w:p w14:paraId="26799B29" w14:textId="77777777" w:rsidR="00CE5CC8" w:rsidRPr="009E0832" w:rsidRDefault="00CE5CC8" w:rsidP="009E0832">
      <w:pPr>
        <w:spacing w:after="0"/>
        <w:jc w:val="both"/>
        <w:rPr>
          <w:rFonts w:ascii="Times New Roman" w:eastAsia="Times New Roman" w:hAnsi="Times New Roman" w:cs="Times New Roman"/>
          <w:color w:val="000000" w:themeColor="text1"/>
          <w:sz w:val="24"/>
          <w:szCs w:val="24"/>
          <w:lang w:val="fr-FR" w:eastAsia="fr-FR"/>
        </w:rPr>
      </w:pPr>
    </w:p>
    <w:p w14:paraId="22424724" w14:textId="77777777" w:rsidR="00CE5CC8" w:rsidRPr="009E0832" w:rsidRDefault="00000000" w:rsidP="009E0832">
      <w:pPr>
        <w:spacing w:after="240"/>
        <w:rPr>
          <w:rFonts w:ascii="Times New Roman" w:hAnsi="Times New Roman" w:cs="Times New Roman"/>
          <w:color w:val="000000" w:themeColor="text1"/>
          <w:sz w:val="24"/>
          <w:szCs w:val="24"/>
          <w:lang w:val="fr-FR"/>
        </w:rPr>
      </w:pPr>
      <w:r w:rsidRPr="009E0832">
        <w:rPr>
          <w:rFonts w:ascii="Times New Roman" w:hAnsi="Times New Roman" w:cs="Times New Roman"/>
          <w:b/>
          <w:bCs/>
          <w:color w:val="000000" w:themeColor="text1"/>
          <w:sz w:val="24"/>
          <w:szCs w:val="24"/>
          <w:lang w:val="fr-FR"/>
        </w:rPr>
        <w:t>Article 5 – Durée</w:t>
      </w:r>
      <w:r w:rsidRPr="009E0832">
        <w:rPr>
          <w:rFonts w:ascii="Times New Roman" w:hAnsi="Times New Roman" w:cs="Times New Roman"/>
          <w:b/>
          <w:bCs/>
          <w:color w:val="000000" w:themeColor="text1"/>
          <w:sz w:val="24"/>
          <w:szCs w:val="24"/>
          <w:lang w:val="fr-FR"/>
        </w:rPr>
        <w:br/>
      </w:r>
      <w:r w:rsidRPr="009E0832">
        <w:rPr>
          <w:rFonts w:ascii="Times New Roman" w:hAnsi="Times New Roman" w:cs="Times New Roman"/>
          <w:color w:val="000000" w:themeColor="text1"/>
          <w:sz w:val="24"/>
          <w:szCs w:val="24"/>
          <w:lang w:val="fr-FR"/>
        </w:rPr>
        <w:t xml:space="preserve">La durée de l’association est illimitée. </w:t>
      </w:r>
    </w:p>
    <w:p w14:paraId="63B00259" w14:textId="77777777" w:rsidR="00CE5CC8" w:rsidRPr="009E0832" w:rsidRDefault="00000000" w:rsidP="009E0832">
      <w:pPr>
        <w:pStyle w:val="NormalWeb"/>
        <w:spacing w:beforeAutospacing="0" w:after="0" w:afterAutospacing="0" w:line="276" w:lineRule="auto"/>
        <w:rPr>
          <w:color w:val="000000" w:themeColor="text1"/>
          <w:lang w:val="fr-FR"/>
        </w:rPr>
      </w:pPr>
      <w:r w:rsidRPr="009E0832">
        <w:rPr>
          <w:b/>
          <w:bCs/>
          <w:color w:val="000000" w:themeColor="text1"/>
          <w:lang w:val="fr-FR"/>
        </w:rPr>
        <w:t>Article 6 – Composition</w:t>
      </w:r>
      <w:r w:rsidRPr="009E0832">
        <w:rPr>
          <w:b/>
          <w:bCs/>
          <w:color w:val="000000" w:themeColor="text1"/>
          <w:lang w:val="fr-FR"/>
        </w:rPr>
        <w:br/>
      </w:r>
      <w:r w:rsidRPr="009E0832">
        <w:rPr>
          <w:color w:val="000000" w:themeColor="text1"/>
          <w:lang w:val="fr-FR"/>
        </w:rPr>
        <w:t xml:space="preserve">La </w:t>
      </w:r>
      <w:proofErr w:type="spellStart"/>
      <w:r w:rsidRPr="009E0832">
        <w:rPr>
          <w:color w:val="000000" w:themeColor="text1"/>
          <w:lang w:val="fr-FR"/>
        </w:rPr>
        <w:t>SFBVie</w:t>
      </w:r>
      <w:proofErr w:type="spellEnd"/>
      <w:r w:rsidRPr="009E0832">
        <w:rPr>
          <w:color w:val="000000" w:themeColor="text1"/>
          <w:lang w:val="fr-FR"/>
        </w:rPr>
        <w:t xml:space="preserve"> se compose de :</w:t>
      </w:r>
    </w:p>
    <w:p w14:paraId="7256FB1A" w14:textId="77777777" w:rsidR="00CE5CC8" w:rsidRPr="009E0832" w:rsidRDefault="00000000" w:rsidP="009E0832">
      <w:pPr>
        <w:spacing w:before="301" w:after="0"/>
        <w:ind w:left="14" w:right="62" w:hanging="6"/>
        <w:jc w:val="both"/>
        <w:rPr>
          <w:rFonts w:ascii="Times New Roman" w:eastAsia="Times New Roman" w:hAnsi="Times New Roman" w:cs="Times New Roman"/>
          <w:color w:val="000000" w:themeColor="text1"/>
          <w:sz w:val="24"/>
          <w:szCs w:val="24"/>
          <w:lang w:val="fr-FR" w:eastAsia="fr-FR"/>
        </w:rPr>
      </w:pPr>
      <w:r w:rsidRPr="009E0832">
        <w:rPr>
          <w:rFonts w:ascii="Times New Roman" w:eastAsia="Times New Roman" w:hAnsi="Times New Roman" w:cs="Times New Roman"/>
          <w:color w:val="000000" w:themeColor="text1"/>
          <w:sz w:val="24"/>
          <w:szCs w:val="24"/>
          <w:lang w:val="fr-FR" w:eastAsia="fr-FR"/>
        </w:rPr>
        <w:lastRenderedPageBreak/>
        <w:t xml:space="preserve">-  Membres individuels. Leur adhésion résulte de leur inscription sur le site internet </w:t>
      </w:r>
      <w:proofErr w:type="gramStart"/>
      <w:r w:rsidRPr="009E0832">
        <w:rPr>
          <w:rFonts w:ascii="Times New Roman" w:eastAsia="Times New Roman" w:hAnsi="Times New Roman" w:cs="Times New Roman"/>
          <w:color w:val="000000" w:themeColor="text1"/>
          <w:sz w:val="24"/>
          <w:szCs w:val="24"/>
          <w:lang w:val="fr-FR" w:eastAsia="fr-FR"/>
        </w:rPr>
        <w:t>de  la</w:t>
      </w:r>
      <w:proofErr w:type="gramEnd"/>
      <w:r w:rsidRPr="009E0832">
        <w:rPr>
          <w:rFonts w:ascii="Times New Roman" w:eastAsia="Times New Roman" w:hAnsi="Times New Roman" w:cs="Times New Roman"/>
          <w:color w:val="000000" w:themeColor="text1"/>
          <w:sz w:val="24"/>
          <w:szCs w:val="24"/>
          <w:lang w:val="fr-FR" w:eastAsia="fr-FR"/>
        </w:rPr>
        <w:t xml:space="preserve"> Société. Les membres académiques (</w:t>
      </w:r>
      <w:proofErr w:type="spellStart"/>
      <w:r w:rsidRPr="009E0832">
        <w:rPr>
          <w:rFonts w:ascii="Times New Roman" w:eastAsia="Times New Roman" w:hAnsi="Times New Roman" w:cs="Times New Roman"/>
          <w:color w:val="000000" w:themeColor="text1"/>
          <w:sz w:val="24"/>
          <w:szCs w:val="24"/>
          <w:lang w:val="fr-FR" w:eastAsia="fr-FR"/>
        </w:rPr>
        <w:t>enseignant·e·s</w:t>
      </w:r>
      <w:r w:rsidRPr="009E0832">
        <w:rPr>
          <w:rFonts w:ascii="Times New Roman" w:eastAsia="Times New Roman" w:hAnsi="Times New Roman" w:cs="Times New Roman"/>
          <w:color w:val="000000" w:themeColor="text1"/>
          <w:sz w:val="24"/>
          <w:szCs w:val="24"/>
          <w:lang w:val="fr-FR" w:eastAsia="fr-FR"/>
        </w:rPr>
        <w:noBreakHyphen/>
        <w:t>chercheur·e·s</w:t>
      </w:r>
      <w:proofErr w:type="spellEnd"/>
      <w:r w:rsidRPr="009E0832">
        <w:rPr>
          <w:rFonts w:ascii="Times New Roman" w:eastAsia="Times New Roman" w:hAnsi="Times New Roman" w:cs="Times New Roman"/>
          <w:color w:val="000000" w:themeColor="text1"/>
          <w:sz w:val="24"/>
          <w:szCs w:val="24"/>
          <w:lang w:val="fr-FR" w:eastAsia="fr-FR"/>
        </w:rPr>
        <w:t xml:space="preserve">, </w:t>
      </w:r>
      <w:proofErr w:type="spellStart"/>
      <w:r w:rsidRPr="009E0832">
        <w:rPr>
          <w:rFonts w:ascii="Times New Roman" w:eastAsia="Times New Roman" w:hAnsi="Times New Roman" w:cs="Times New Roman"/>
          <w:color w:val="000000" w:themeColor="text1"/>
          <w:sz w:val="24"/>
          <w:szCs w:val="24"/>
          <w:lang w:val="fr-FR" w:eastAsia="fr-FR"/>
        </w:rPr>
        <w:t>chercheur·e·s</w:t>
      </w:r>
      <w:proofErr w:type="spellEnd"/>
      <w:r w:rsidRPr="009E0832">
        <w:rPr>
          <w:rFonts w:ascii="Times New Roman" w:eastAsia="Times New Roman" w:hAnsi="Times New Roman" w:cs="Times New Roman"/>
          <w:color w:val="000000" w:themeColor="text1"/>
          <w:sz w:val="24"/>
          <w:szCs w:val="24"/>
          <w:lang w:val="fr-FR" w:eastAsia="fr-FR"/>
        </w:rPr>
        <w:t xml:space="preserve">, </w:t>
      </w:r>
      <w:proofErr w:type="spellStart"/>
      <w:r w:rsidRPr="009E0832">
        <w:rPr>
          <w:rFonts w:ascii="Times New Roman" w:eastAsia="Times New Roman" w:hAnsi="Times New Roman" w:cs="Times New Roman"/>
          <w:color w:val="000000" w:themeColor="text1"/>
          <w:sz w:val="24"/>
          <w:szCs w:val="24"/>
          <w:lang w:val="fr-FR" w:eastAsia="fr-FR"/>
        </w:rPr>
        <w:t>docteur·e·s</w:t>
      </w:r>
      <w:proofErr w:type="spellEnd"/>
      <w:r w:rsidRPr="009E0832">
        <w:rPr>
          <w:rFonts w:ascii="Times New Roman" w:eastAsia="Times New Roman" w:hAnsi="Times New Roman" w:cs="Times New Roman"/>
          <w:color w:val="000000" w:themeColor="text1"/>
          <w:sz w:val="24"/>
          <w:szCs w:val="24"/>
          <w:lang w:val="fr-FR" w:eastAsia="fr-FR"/>
        </w:rPr>
        <w:t xml:space="preserve"> et </w:t>
      </w:r>
      <w:proofErr w:type="spellStart"/>
      <w:r w:rsidRPr="009E0832">
        <w:rPr>
          <w:rFonts w:ascii="Times New Roman" w:eastAsia="Times New Roman" w:hAnsi="Times New Roman" w:cs="Times New Roman"/>
          <w:color w:val="000000" w:themeColor="text1"/>
          <w:sz w:val="24"/>
          <w:szCs w:val="24"/>
          <w:lang w:val="fr-FR" w:eastAsia="fr-FR"/>
        </w:rPr>
        <w:t>doctorant·e·s</w:t>
      </w:r>
      <w:proofErr w:type="spellEnd"/>
      <w:r w:rsidRPr="009E0832">
        <w:rPr>
          <w:rFonts w:ascii="Times New Roman" w:eastAsia="Times New Roman" w:hAnsi="Times New Roman" w:cs="Times New Roman"/>
          <w:color w:val="000000" w:themeColor="text1"/>
          <w:sz w:val="24"/>
          <w:szCs w:val="24"/>
          <w:lang w:val="fr-FR" w:eastAsia="fr-FR"/>
        </w:rPr>
        <w:t xml:space="preserve"> </w:t>
      </w:r>
      <w:proofErr w:type="spellStart"/>
      <w:r w:rsidRPr="009E0832">
        <w:rPr>
          <w:rFonts w:ascii="Times New Roman" w:eastAsia="Times New Roman" w:hAnsi="Times New Roman" w:cs="Times New Roman"/>
          <w:color w:val="000000" w:themeColor="text1"/>
          <w:sz w:val="24"/>
          <w:szCs w:val="24"/>
          <w:lang w:val="fr-FR" w:eastAsia="fr-FR"/>
        </w:rPr>
        <w:t>affilié·e·s</w:t>
      </w:r>
      <w:proofErr w:type="spellEnd"/>
      <w:r w:rsidRPr="009E0832">
        <w:rPr>
          <w:rFonts w:ascii="Times New Roman" w:eastAsia="Times New Roman" w:hAnsi="Times New Roman" w:cs="Times New Roman"/>
          <w:color w:val="000000" w:themeColor="text1"/>
          <w:sz w:val="24"/>
          <w:szCs w:val="24"/>
          <w:lang w:val="fr-FR" w:eastAsia="fr-FR"/>
        </w:rPr>
        <w:t xml:space="preserve"> à un établissement public d’enseignement supérieur ou de recherche) sont </w:t>
      </w:r>
      <w:proofErr w:type="spellStart"/>
      <w:proofErr w:type="gramStart"/>
      <w:r w:rsidRPr="009E0832">
        <w:rPr>
          <w:rFonts w:ascii="Times New Roman" w:eastAsia="Times New Roman" w:hAnsi="Times New Roman" w:cs="Times New Roman"/>
          <w:color w:val="000000" w:themeColor="text1"/>
          <w:sz w:val="24"/>
          <w:szCs w:val="24"/>
          <w:lang w:val="fr-FR" w:eastAsia="fr-FR"/>
        </w:rPr>
        <w:t>dispensé</w:t>
      </w:r>
      <w:proofErr w:type="gramEnd"/>
      <w:r w:rsidRPr="009E0832">
        <w:rPr>
          <w:rFonts w:ascii="Times New Roman" w:eastAsia="Times New Roman" w:hAnsi="Times New Roman" w:cs="Times New Roman"/>
          <w:color w:val="000000" w:themeColor="text1"/>
          <w:sz w:val="24"/>
          <w:szCs w:val="24"/>
          <w:lang w:val="fr-FR" w:eastAsia="fr-FR"/>
        </w:rPr>
        <w:t>·e·s</w:t>
      </w:r>
      <w:proofErr w:type="spellEnd"/>
      <w:r w:rsidRPr="009E0832">
        <w:rPr>
          <w:rFonts w:ascii="Times New Roman" w:eastAsia="Times New Roman" w:hAnsi="Times New Roman" w:cs="Times New Roman"/>
          <w:color w:val="000000" w:themeColor="text1"/>
          <w:sz w:val="24"/>
          <w:szCs w:val="24"/>
          <w:lang w:val="fr-FR" w:eastAsia="fr-FR"/>
        </w:rPr>
        <w:t xml:space="preserve"> de cotisation.</w:t>
      </w:r>
    </w:p>
    <w:p w14:paraId="0DEC0E6F" w14:textId="2013A733" w:rsidR="00CE5CC8" w:rsidRPr="009E0832" w:rsidRDefault="00000000" w:rsidP="009E0832">
      <w:pPr>
        <w:spacing w:before="296" w:after="0"/>
        <w:ind w:left="14" w:right="293" w:hanging="8"/>
        <w:jc w:val="both"/>
        <w:rPr>
          <w:rFonts w:ascii="Times New Roman" w:eastAsia="Times New Roman" w:hAnsi="Times New Roman" w:cs="Times New Roman"/>
          <w:color w:val="000000" w:themeColor="text1"/>
          <w:sz w:val="24"/>
          <w:szCs w:val="24"/>
          <w:lang w:val="fr-FR" w:eastAsia="fr-FR"/>
        </w:rPr>
      </w:pPr>
      <w:r w:rsidRPr="009E0832">
        <w:rPr>
          <w:rFonts w:ascii="Times New Roman" w:eastAsia="Times New Roman" w:hAnsi="Times New Roman" w:cs="Times New Roman"/>
          <w:color w:val="000000" w:themeColor="text1"/>
          <w:sz w:val="24"/>
          <w:szCs w:val="24"/>
          <w:lang w:val="fr-FR" w:eastAsia="fr-FR"/>
        </w:rPr>
        <w:t>- La société peut également recevoir l’affiliation d’équipes de recherche et de clubs.  Leur affiliation résulte de leur inscription sur le site internet de la Société. </w:t>
      </w:r>
    </w:p>
    <w:p w14:paraId="33F260B6" w14:textId="77777777" w:rsidR="00CE5CC8" w:rsidRPr="009E0832" w:rsidRDefault="00000000" w:rsidP="009E0832">
      <w:pPr>
        <w:spacing w:before="296" w:after="0"/>
        <w:ind w:left="14" w:right="268" w:hanging="5"/>
        <w:jc w:val="both"/>
        <w:rPr>
          <w:rFonts w:ascii="Times New Roman" w:eastAsia="Times New Roman" w:hAnsi="Times New Roman" w:cs="Times New Roman"/>
          <w:color w:val="000000" w:themeColor="text1"/>
          <w:sz w:val="24"/>
          <w:szCs w:val="24"/>
          <w:lang w:val="fr-FR" w:eastAsia="fr-FR"/>
        </w:rPr>
      </w:pPr>
      <w:r w:rsidRPr="009E0832">
        <w:rPr>
          <w:rFonts w:ascii="Times New Roman" w:eastAsia="Times New Roman" w:hAnsi="Times New Roman" w:cs="Times New Roman"/>
          <w:color w:val="000000" w:themeColor="text1"/>
          <w:sz w:val="24"/>
          <w:szCs w:val="24"/>
          <w:lang w:val="fr-FR" w:eastAsia="fr-FR"/>
        </w:rPr>
        <w:t xml:space="preserve">-La Société peut également recevoir l'adhésion de personnes morales : équipes </w:t>
      </w:r>
      <w:proofErr w:type="gramStart"/>
      <w:r w:rsidRPr="009E0832">
        <w:rPr>
          <w:rFonts w:ascii="Times New Roman" w:eastAsia="Times New Roman" w:hAnsi="Times New Roman" w:cs="Times New Roman"/>
          <w:color w:val="000000" w:themeColor="text1"/>
          <w:sz w:val="24"/>
          <w:szCs w:val="24"/>
          <w:lang w:val="fr-FR" w:eastAsia="fr-FR"/>
        </w:rPr>
        <w:t>de  recherche</w:t>
      </w:r>
      <w:proofErr w:type="gramEnd"/>
      <w:r w:rsidRPr="009E0832">
        <w:rPr>
          <w:rFonts w:ascii="Times New Roman" w:eastAsia="Times New Roman" w:hAnsi="Times New Roman" w:cs="Times New Roman"/>
          <w:color w:val="000000" w:themeColor="text1"/>
          <w:sz w:val="24"/>
          <w:szCs w:val="24"/>
          <w:lang w:val="fr-FR" w:eastAsia="fr-FR"/>
        </w:rPr>
        <w:t xml:space="preserve">, clubs, laboratoires, instituts ou firmes. Leur affiliation résulte de </w:t>
      </w:r>
      <w:proofErr w:type="gramStart"/>
      <w:r w:rsidRPr="009E0832">
        <w:rPr>
          <w:rFonts w:ascii="Times New Roman" w:eastAsia="Times New Roman" w:hAnsi="Times New Roman" w:cs="Times New Roman"/>
          <w:color w:val="000000" w:themeColor="text1"/>
          <w:sz w:val="24"/>
          <w:szCs w:val="24"/>
          <w:lang w:val="fr-FR" w:eastAsia="fr-FR"/>
        </w:rPr>
        <w:t>leur  inscription</w:t>
      </w:r>
      <w:proofErr w:type="gramEnd"/>
      <w:r w:rsidRPr="009E0832">
        <w:rPr>
          <w:rFonts w:ascii="Times New Roman" w:eastAsia="Times New Roman" w:hAnsi="Times New Roman" w:cs="Times New Roman"/>
          <w:color w:val="000000" w:themeColor="text1"/>
          <w:sz w:val="24"/>
          <w:szCs w:val="24"/>
          <w:lang w:val="fr-FR" w:eastAsia="fr-FR"/>
        </w:rPr>
        <w:t xml:space="preserve"> sur le site internet de la Société. </w:t>
      </w:r>
    </w:p>
    <w:p w14:paraId="7474FC48" w14:textId="77777777" w:rsidR="00CE5CC8" w:rsidRPr="009E0832" w:rsidRDefault="00CE5CC8" w:rsidP="009E0832">
      <w:pPr>
        <w:spacing w:after="0"/>
        <w:jc w:val="both"/>
        <w:rPr>
          <w:rFonts w:ascii="Times New Roman" w:eastAsia="Times New Roman" w:hAnsi="Times New Roman" w:cs="Times New Roman"/>
          <w:color w:val="000000" w:themeColor="text1"/>
          <w:sz w:val="24"/>
          <w:szCs w:val="24"/>
          <w:lang w:val="fr-FR" w:eastAsia="fr-FR"/>
        </w:rPr>
      </w:pPr>
    </w:p>
    <w:p w14:paraId="46FF5203" w14:textId="77777777" w:rsidR="00CE5CC8" w:rsidRPr="009E0832" w:rsidRDefault="00000000" w:rsidP="009E0832">
      <w:pPr>
        <w:spacing w:after="0"/>
        <w:jc w:val="both"/>
        <w:rPr>
          <w:rFonts w:ascii="Times New Roman" w:eastAsia="Times New Roman" w:hAnsi="Times New Roman" w:cs="Times New Roman"/>
          <w:color w:val="000000" w:themeColor="text1"/>
          <w:sz w:val="24"/>
          <w:szCs w:val="24"/>
          <w:lang w:val="fr-FR" w:eastAsia="fr-FR"/>
        </w:rPr>
      </w:pPr>
      <w:r w:rsidRPr="009E0832">
        <w:rPr>
          <w:rFonts w:ascii="Times New Roman" w:eastAsia="Times New Roman" w:hAnsi="Times New Roman" w:cs="Times New Roman"/>
          <w:color w:val="000000" w:themeColor="text1"/>
          <w:sz w:val="24"/>
          <w:szCs w:val="24"/>
          <w:lang w:val="fr-FR" w:eastAsia="fr-FR"/>
        </w:rPr>
        <w:t>Les catégories de membres, leurs droits et leurs modalités de participation peuvent être précisées dans le règlement intérieur.</w:t>
      </w:r>
    </w:p>
    <w:p w14:paraId="4BFA20AB" w14:textId="77777777" w:rsidR="00CE5CC8" w:rsidRPr="009E0832" w:rsidRDefault="00CE5CC8" w:rsidP="009E0832">
      <w:pPr>
        <w:spacing w:after="0"/>
        <w:jc w:val="both"/>
        <w:rPr>
          <w:rFonts w:ascii="Times New Roman" w:eastAsia="Times New Roman" w:hAnsi="Times New Roman" w:cs="Times New Roman"/>
          <w:color w:val="000000" w:themeColor="text1"/>
          <w:sz w:val="24"/>
          <w:szCs w:val="24"/>
          <w:lang w:val="fr-FR" w:eastAsia="fr-FR"/>
        </w:rPr>
      </w:pPr>
    </w:p>
    <w:p w14:paraId="55C42952" w14:textId="07B423A1" w:rsidR="00CE5CC8" w:rsidRPr="009E0832" w:rsidRDefault="00000000" w:rsidP="009E0832">
      <w:pPr>
        <w:spacing w:after="240"/>
        <w:rPr>
          <w:rFonts w:ascii="Times New Roman" w:hAnsi="Times New Roman" w:cs="Times New Roman"/>
          <w:b/>
          <w:bCs/>
          <w:color w:val="000000" w:themeColor="text1"/>
          <w:sz w:val="24"/>
          <w:szCs w:val="24"/>
          <w:lang w:val="fr-FR"/>
        </w:rPr>
      </w:pPr>
      <w:r w:rsidRPr="009E0832">
        <w:rPr>
          <w:rFonts w:ascii="Times New Roman" w:hAnsi="Times New Roman" w:cs="Times New Roman"/>
          <w:b/>
          <w:bCs/>
          <w:color w:val="000000" w:themeColor="text1"/>
          <w:sz w:val="24"/>
          <w:szCs w:val="24"/>
          <w:lang w:val="fr-FR"/>
        </w:rPr>
        <w:t xml:space="preserve">Article 7 </w:t>
      </w:r>
      <w:r w:rsidR="009E0832">
        <w:rPr>
          <w:rFonts w:ascii="Times New Roman" w:hAnsi="Times New Roman" w:cs="Times New Roman"/>
          <w:b/>
          <w:bCs/>
          <w:color w:val="000000" w:themeColor="text1"/>
          <w:sz w:val="24"/>
          <w:szCs w:val="24"/>
          <w:lang w:val="fr-FR"/>
        </w:rPr>
        <w:t xml:space="preserve">- </w:t>
      </w:r>
      <w:r w:rsidRPr="009E0832">
        <w:rPr>
          <w:rFonts w:ascii="Times New Roman" w:hAnsi="Times New Roman" w:cs="Times New Roman"/>
          <w:b/>
          <w:bCs/>
          <w:color w:val="000000" w:themeColor="text1"/>
          <w:sz w:val="24"/>
          <w:szCs w:val="24"/>
          <w:lang w:val="fr-FR"/>
        </w:rPr>
        <w:t>Admission</w:t>
      </w:r>
      <w:r w:rsidRPr="009E0832">
        <w:rPr>
          <w:rFonts w:ascii="Times New Roman" w:hAnsi="Times New Roman" w:cs="Times New Roman"/>
          <w:b/>
          <w:bCs/>
          <w:color w:val="000000" w:themeColor="text1"/>
          <w:sz w:val="24"/>
          <w:szCs w:val="24"/>
          <w:lang w:val="fr-FR"/>
        </w:rPr>
        <w:br/>
      </w:r>
      <w:r w:rsidRPr="009E0832">
        <w:rPr>
          <w:rFonts w:ascii="Times New Roman" w:hAnsi="Times New Roman" w:cs="Times New Roman"/>
          <w:color w:val="000000" w:themeColor="text1"/>
          <w:sz w:val="24"/>
          <w:szCs w:val="24"/>
          <w:lang w:val="fr-FR"/>
        </w:rPr>
        <w:t>L’admission des membres est prononcée par le bureau selon des modalités précisées par le règlement intérieur.</w:t>
      </w:r>
      <w:r w:rsidRPr="009E0832">
        <w:rPr>
          <w:rFonts w:ascii="Times New Roman" w:hAnsi="Times New Roman" w:cs="Times New Roman"/>
          <w:b/>
          <w:bCs/>
          <w:color w:val="000000" w:themeColor="text1"/>
          <w:sz w:val="24"/>
          <w:szCs w:val="24"/>
          <w:lang w:val="fr-FR"/>
        </w:rPr>
        <w:t xml:space="preserve"> </w:t>
      </w:r>
    </w:p>
    <w:p w14:paraId="46771ACB" w14:textId="24C79CE0" w:rsidR="009E0832" w:rsidRDefault="00000000" w:rsidP="009E0832">
      <w:pPr>
        <w:spacing w:after="0"/>
        <w:rPr>
          <w:rFonts w:ascii="Times New Roman" w:hAnsi="Times New Roman" w:cs="Times New Roman"/>
          <w:b/>
          <w:bCs/>
          <w:color w:val="000000" w:themeColor="text1"/>
          <w:sz w:val="24"/>
          <w:szCs w:val="24"/>
          <w:lang w:val="fr-FR"/>
        </w:rPr>
      </w:pPr>
      <w:r w:rsidRPr="009E0832">
        <w:rPr>
          <w:rFonts w:ascii="Times New Roman" w:hAnsi="Times New Roman" w:cs="Times New Roman"/>
          <w:b/>
          <w:bCs/>
          <w:color w:val="000000" w:themeColor="text1"/>
          <w:sz w:val="24"/>
          <w:szCs w:val="24"/>
          <w:lang w:val="fr-FR"/>
        </w:rPr>
        <w:t>Article 8</w:t>
      </w:r>
      <w:r w:rsidR="009E0832">
        <w:rPr>
          <w:rFonts w:ascii="Times New Roman" w:hAnsi="Times New Roman" w:cs="Times New Roman"/>
          <w:b/>
          <w:bCs/>
          <w:color w:val="000000" w:themeColor="text1"/>
          <w:sz w:val="24"/>
          <w:szCs w:val="24"/>
          <w:lang w:val="fr-FR"/>
        </w:rPr>
        <w:t xml:space="preserve"> - </w:t>
      </w:r>
      <w:r w:rsidRPr="009E0832">
        <w:rPr>
          <w:rFonts w:ascii="Times New Roman" w:hAnsi="Times New Roman" w:cs="Times New Roman"/>
          <w:b/>
          <w:bCs/>
          <w:color w:val="000000" w:themeColor="text1"/>
          <w:sz w:val="24"/>
          <w:szCs w:val="24"/>
          <w:lang w:val="fr-FR"/>
        </w:rPr>
        <w:t>Radiation</w:t>
      </w:r>
    </w:p>
    <w:p w14:paraId="61720987" w14:textId="58F191E6" w:rsidR="00CE5CC8" w:rsidRPr="009E0832" w:rsidRDefault="00000000" w:rsidP="009E0832">
      <w:pPr>
        <w:spacing w:after="0"/>
        <w:rPr>
          <w:rFonts w:ascii="Times New Roman" w:hAnsi="Times New Roman" w:cs="Times New Roman"/>
          <w:b/>
          <w:bCs/>
          <w:color w:val="000000" w:themeColor="text1"/>
          <w:sz w:val="24"/>
          <w:szCs w:val="24"/>
          <w:lang w:val="fr-FR"/>
        </w:rPr>
      </w:pPr>
      <w:r w:rsidRPr="009E0832">
        <w:rPr>
          <w:rFonts w:ascii="Times New Roman" w:hAnsi="Times New Roman" w:cs="Times New Roman"/>
          <w:color w:val="000000" w:themeColor="text1"/>
          <w:sz w:val="24"/>
          <w:szCs w:val="24"/>
          <w:lang w:val="fr-FR"/>
        </w:rPr>
        <w:t>La qualité de membre se perd par :</w:t>
      </w:r>
    </w:p>
    <w:p w14:paraId="6EE4589B" w14:textId="77777777" w:rsidR="00CE5CC8" w:rsidRPr="009E0832" w:rsidRDefault="00000000" w:rsidP="009E0832">
      <w:pPr>
        <w:pStyle w:val="Paragraphedeliste"/>
        <w:numPr>
          <w:ilvl w:val="0"/>
          <w:numId w:val="9"/>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démission</w:t>
      </w:r>
      <w:proofErr w:type="gramEnd"/>
      <w:r w:rsidRPr="009E0832">
        <w:rPr>
          <w:rFonts w:ascii="Times New Roman" w:hAnsi="Times New Roman" w:cs="Times New Roman"/>
          <w:color w:val="000000" w:themeColor="text1"/>
          <w:sz w:val="24"/>
          <w:szCs w:val="24"/>
          <w:lang w:val="fr-FR"/>
        </w:rPr>
        <w:t xml:space="preserve"> écrite;</w:t>
      </w:r>
    </w:p>
    <w:p w14:paraId="492826F9" w14:textId="77777777" w:rsidR="00CE5CC8" w:rsidRPr="009E0832" w:rsidRDefault="00000000" w:rsidP="009E0832">
      <w:pPr>
        <w:pStyle w:val="Paragraphedeliste"/>
        <w:numPr>
          <w:ilvl w:val="0"/>
          <w:numId w:val="9"/>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décès;</w:t>
      </w:r>
      <w:proofErr w:type="gramEnd"/>
    </w:p>
    <w:p w14:paraId="246BF141" w14:textId="77777777" w:rsidR="00CE5CC8" w:rsidRPr="009E0832" w:rsidRDefault="00000000" w:rsidP="009E0832">
      <w:pPr>
        <w:pStyle w:val="Paragraphedeliste"/>
        <w:numPr>
          <w:ilvl w:val="0"/>
          <w:numId w:val="9"/>
        </w:numPr>
        <w:spacing w:after="240"/>
        <w:ind w:left="714" w:hanging="357"/>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radiation</w:t>
      </w:r>
      <w:proofErr w:type="gramEnd"/>
      <w:r w:rsidRPr="009E0832">
        <w:rPr>
          <w:rFonts w:ascii="Times New Roman" w:hAnsi="Times New Roman" w:cs="Times New Roman"/>
          <w:color w:val="000000" w:themeColor="text1"/>
          <w:sz w:val="24"/>
          <w:szCs w:val="24"/>
          <w:lang w:val="fr-FR"/>
        </w:rPr>
        <w:t xml:space="preserve"> prononcée par le bureau pour motif grave, l’</w:t>
      </w:r>
      <w:proofErr w:type="spellStart"/>
      <w:r w:rsidRPr="009E0832">
        <w:rPr>
          <w:rFonts w:ascii="Times New Roman" w:hAnsi="Times New Roman" w:cs="Times New Roman"/>
          <w:color w:val="000000" w:themeColor="text1"/>
          <w:sz w:val="24"/>
          <w:szCs w:val="24"/>
          <w:lang w:val="fr-FR"/>
        </w:rPr>
        <w:t>intéressé·e</w:t>
      </w:r>
      <w:proofErr w:type="spellEnd"/>
      <w:r w:rsidRPr="009E0832">
        <w:rPr>
          <w:rFonts w:ascii="Times New Roman" w:hAnsi="Times New Roman" w:cs="Times New Roman"/>
          <w:color w:val="000000" w:themeColor="text1"/>
          <w:sz w:val="24"/>
          <w:szCs w:val="24"/>
          <w:lang w:val="fr-FR"/>
        </w:rPr>
        <w:t xml:space="preserve"> ayant été </w:t>
      </w:r>
      <w:proofErr w:type="spellStart"/>
      <w:r w:rsidRPr="009E0832">
        <w:rPr>
          <w:rFonts w:ascii="Times New Roman" w:hAnsi="Times New Roman" w:cs="Times New Roman"/>
          <w:color w:val="000000" w:themeColor="text1"/>
          <w:sz w:val="24"/>
          <w:szCs w:val="24"/>
          <w:lang w:val="fr-FR"/>
        </w:rPr>
        <w:t>invité·e</w:t>
      </w:r>
      <w:proofErr w:type="spellEnd"/>
      <w:r w:rsidRPr="009E0832">
        <w:rPr>
          <w:rFonts w:ascii="Times New Roman" w:hAnsi="Times New Roman" w:cs="Times New Roman"/>
          <w:color w:val="000000" w:themeColor="text1"/>
          <w:sz w:val="24"/>
          <w:szCs w:val="24"/>
          <w:lang w:val="fr-FR"/>
        </w:rPr>
        <w:t xml:space="preserve"> à présenter ses observations.</w:t>
      </w:r>
    </w:p>
    <w:p w14:paraId="5C131970" w14:textId="77777777" w:rsidR="00CE5CC8" w:rsidRPr="009E0832" w:rsidRDefault="00000000" w:rsidP="009E0832">
      <w:pPr>
        <w:spacing w:after="0"/>
        <w:rPr>
          <w:rFonts w:ascii="Times New Roman" w:hAnsi="Times New Roman" w:cs="Times New Roman"/>
          <w:color w:val="000000" w:themeColor="text1"/>
          <w:sz w:val="24"/>
          <w:szCs w:val="24"/>
          <w:lang w:val="fr-FR"/>
        </w:rPr>
      </w:pPr>
      <w:r w:rsidRPr="009E0832">
        <w:rPr>
          <w:rFonts w:ascii="Times New Roman" w:hAnsi="Times New Roman" w:cs="Times New Roman"/>
          <w:b/>
          <w:bCs/>
          <w:color w:val="000000" w:themeColor="text1"/>
          <w:sz w:val="24"/>
          <w:szCs w:val="24"/>
          <w:lang w:val="fr-FR"/>
        </w:rPr>
        <w:t>Article 9 – Ressources</w:t>
      </w:r>
      <w:r w:rsidRPr="009E0832">
        <w:rPr>
          <w:rFonts w:ascii="Times New Roman" w:hAnsi="Times New Roman" w:cs="Times New Roman"/>
          <w:b/>
          <w:bCs/>
          <w:color w:val="000000" w:themeColor="text1"/>
          <w:sz w:val="24"/>
          <w:szCs w:val="24"/>
          <w:lang w:val="fr-FR"/>
        </w:rPr>
        <w:br/>
      </w:r>
      <w:r w:rsidRPr="009E0832">
        <w:rPr>
          <w:rFonts w:ascii="Times New Roman" w:hAnsi="Times New Roman" w:cs="Times New Roman"/>
          <w:color w:val="000000" w:themeColor="text1"/>
          <w:sz w:val="24"/>
          <w:szCs w:val="24"/>
          <w:lang w:val="fr-FR"/>
        </w:rPr>
        <w:t xml:space="preserve">Les ressources de la </w:t>
      </w:r>
      <w:proofErr w:type="spellStart"/>
      <w:r w:rsidRPr="009E0832">
        <w:rPr>
          <w:rFonts w:ascii="Times New Roman" w:hAnsi="Times New Roman" w:cs="Times New Roman"/>
          <w:color w:val="000000" w:themeColor="text1"/>
          <w:sz w:val="24"/>
          <w:szCs w:val="24"/>
          <w:lang w:val="fr-FR"/>
        </w:rPr>
        <w:t>SFBVie</w:t>
      </w:r>
      <w:proofErr w:type="spellEnd"/>
      <w:r w:rsidRPr="009E0832">
        <w:rPr>
          <w:rFonts w:ascii="Times New Roman" w:hAnsi="Times New Roman" w:cs="Times New Roman"/>
          <w:color w:val="000000" w:themeColor="text1"/>
          <w:sz w:val="24"/>
          <w:szCs w:val="24"/>
          <w:lang w:val="fr-FR"/>
        </w:rPr>
        <w:t xml:space="preserve"> comprennent notamment :</w:t>
      </w:r>
    </w:p>
    <w:p w14:paraId="63C3BAD2" w14:textId="77777777" w:rsidR="00CE5CC8" w:rsidRPr="009E0832" w:rsidRDefault="00000000" w:rsidP="009E0832">
      <w:pPr>
        <w:pStyle w:val="Paragraphedeliste"/>
        <w:numPr>
          <w:ilvl w:val="0"/>
          <w:numId w:val="11"/>
        </w:numPr>
        <w:spacing w:after="240"/>
        <w:ind w:left="714" w:hanging="357"/>
        <w:jc w:val="both"/>
        <w:rPr>
          <w:rFonts w:ascii="Times New Roman" w:eastAsia="Times New Roman" w:hAnsi="Times New Roman" w:cs="Times New Roman"/>
          <w:color w:val="000000" w:themeColor="text1"/>
          <w:sz w:val="24"/>
          <w:szCs w:val="24"/>
          <w:lang w:val="fr-FR" w:eastAsia="fr-FR"/>
        </w:rPr>
      </w:pPr>
      <w:r w:rsidRPr="009E0832">
        <w:rPr>
          <w:rFonts w:ascii="Times New Roman" w:eastAsia="Times New Roman" w:hAnsi="Times New Roman" w:cs="Times New Roman"/>
          <w:color w:val="000000" w:themeColor="text1"/>
          <w:sz w:val="24"/>
          <w:szCs w:val="24"/>
          <w:lang w:val="fr-FR" w:eastAsia="fr-FR"/>
        </w:rPr>
        <w:t xml:space="preserve">Les membres non affiliés à une institution académiques s’acquittent d’une cotisation annuelle dont le montant est fixé par le bureau, et peut être différencié selon qu’il s’agit de personnes physiques ou morales. </w:t>
      </w:r>
    </w:p>
    <w:p w14:paraId="66E30206" w14:textId="77777777" w:rsidR="00CE5CC8" w:rsidRPr="009E0832" w:rsidRDefault="00000000" w:rsidP="009E0832">
      <w:pPr>
        <w:pStyle w:val="Paragraphedeliste"/>
        <w:numPr>
          <w:ilvl w:val="0"/>
          <w:numId w:val="11"/>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les</w:t>
      </w:r>
      <w:proofErr w:type="gramEnd"/>
      <w:r w:rsidRPr="009E0832">
        <w:rPr>
          <w:rFonts w:ascii="Times New Roman" w:hAnsi="Times New Roman" w:cs="Times New Roman"/>
          <w:color w:val="000000" w:themeColor="text1"/>
          <w:sz w:val="24"/>
          <w:szCs w:val="24"/>
          <w:lang w:val="fr-FR"/>
        </w:rPr>
        <w:t xml:space="preserve"> subventions de l’État, des collectivités territoriales, de l’Union européenne ou d’organismes publics ;</w:t>
      </w:r>
    </w:p>
    <w:p w14:paraId="2DD1840F" w14:textId="77777777" w:rsidR="00CE5CC8" w:rsidRPr="009E0832" w:rsidRDefault="00000000" w:rsidP="009E0832">
      <w:pPr>
        <w:pStyle w:val="Paragraphedeliste"/>
        <w:numPr>
          <w:ilvl w:val="0"/>
          <w:numId w:val="11"/>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les</w:t>
      </w:r>
      <w:proofErr w:type="gramEnd"/>
      <w:r w:rsidRPr="009E0832">
        <w:rPr>
          <w:rFonts w:ascii="Times New Roman" w:hAnsi="Times New Roman" w:cs="Times New Roman"/>
          <w:color w:val="000000" w:themeColor="text1"/>
          <w:sz w:val="24"/>
          <w:szCs w:val="24"/>
          <w:lang w:val="fr-FR"/>
        </w:rPr>
        <w:t xml:space="preserve"> financements issus d’appels à projets nationaux ou internationaux ;</w:t>
      </w:r>
    </w:p>
    <w:p w14:paraId="59C41228" w14:textId="77777777" w:rsidR="00CE5CC8" w:rsidRPr="009E0832" w:rsidRDefault="00000000" w:rsidP="009E0832">
      <w:pPr>
        <w:numPr>
          <w:ilvl w:val="0"/>
          <w:numId w:val="10"/>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les</w:t>
      </w:r>
      <w:proofErr w:type="gramEnd"/>
      <w:r w:rsidRPr="009E0832">
        <w:rPr>
          <w:rFonts w:ascii="Times New Roman" w:hAnsi="Times New Roman" w:cs="Times New Roman"/>
          <w:color w:val="000000" w:themeColor="text1"/>
          <w:sz w:val="24"/>
          <w:szCs w:val="24"/>
          <w:lang w:val="fr-FR"/>
        </w:rPr>
        <w:t xml:space="preserve"> dons, mécénats et partenariats ;</w:t>
      </w:r>
    </w:p>
    <w:p w14:paraId="51F97926" w14:textId="77777777" w:rsidR="00CE5CC8" w:rsidRPr="009E0832" w:rsidRDefault="00000000" w:rsidP="009E0832">
      <w:pPr>
        <w:numPr>
          <w:ilvl w:val="0"/>
          <w:numId w:val="10"/>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les</w:t>
      </w:r>
      <w:proofErr w:type="gramEnd"/>
      <w:r w:rsidRPr="009E0832">
        <w:rPr>
          <w:rFonts w:ascii="Times New Roman" w:hAnsi="Times New Roman" w:cs="Times New Roman"/>
          <w:color w:val="000000" w:themeColor="text1"/>
          <w:sz w:val="24"/>
          <w:szCs w:val="24"/>
          <w:lang w:val="fr-FR"/>
        </w:rPr>
        <w:t xml:space="preserve"> produits des activités de l’association ;</w:t>
      </w:r>
    </w:p>
    <w:p w14:paraId="6AA980DE" w14:textId="77777777" w:rsidR="00CE5CC8" w:rsidRPr="009E0832" w:rsidRDefault="00000000" w:rsidP="009E0832">
      <w:pPr>
        <w:numPr>
          <w:ilvl w:val="0"/>
          <w:numId w:val="10"/>
        </w:numPr>
        <w:spacing w:after="240"/>
        <w:ind w:left="714" w:hanging="357"/>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toute</w:t>
      </w:r>
      <w:proofErr w:type="gramEnd"/>
      <w:r w:rsidRPr="009E0832">
        <w:rPr>
          <w:rFonts w:ascii="Times New Roman" w:hAnsi="Times New Roman" w:cs="Times New Roman"/>
          <w:color w:val="000000" w:themeColor="text1"/>
          <w:sz w:val="24"/>
          <w:szCs w:val="24"/>
          <w:lang w:val="fr-FR"/>
        </w:rPr>
        <w:t xml:space="preserve"> autre ressource autorisée par la loi.</w:t>
      </w:r>
    </w:p>
    <w:p w14:paraId="03C1AB3B" w14:textId="77777777" w:rsidR="00CE5CC8" w:rsidRPr="009E0832" w:rsidRDefault="00000000" w:rsidP="009E0832">
      <w:pPr>
        <w:pStyle w:val="Titre2"/>
        <w:spacing w:before="0"/>
        <w:jc w:val="both"/>
        <w:rPr>
          <w:rFonts w:ascii="Times New Roman" w:hAnsi="Times New Roman" w:cs="Times New Roman"/>
          <w:color w:val="000000" w:themeColor="text1"/>
          <w:sz w:val="24"/>
          <w:szCs w:val="24"/>
          <w:lang w:val="fr-FR"/>
        </w:rPr>
      </w:pPr>
      <w:r w:rsidRPr="009E0832">
        <w:rPr>
          <w:rFonts w:ascii="Times New Roman" w:hAnsi="Times New Roman" w:cs="Times New Roman"/>
          <w:color w:val="000000" w:themeColor="text1"/>
          <w:sz w:val="24"/>
          <w:szCs w:val="24"/>
          <w:lang w:val="fr-FR"/>
        </w:rPr>
        <w:t>Article 10 – Direction de l’association (sans conseil d’administration)</w:t>
      </w:r>
    </w:p>
    <w:p w14:paraId="37D29D19"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La </w:t>
      </w:r>
      <w:proofErr w:type="spellStart"/>
      <w:r w:rsidRPr="009E0832">
        <w:rPr>
          <w:color w:val="000000" w:themeColor="text1"/>
        </w:rPr>
        <w:t>SFBVie</w:t>
      </w:r>
      <w:proofErr w:type="spellEnd"/>
      <w:r w:rsidRPr="009E0832">
        <w:rPr>
          <w:color w:val="000000" w:themeColor="text1"/>
        </w:rPr>
        <w:t xml:space="preserve"> est dirigée par un bureau élu par l’assemblée générale parmi ses membres.</w:t>
      </w:r>
    </w:p>
    <w:p w14:paraId="25E1976F"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Le bureau est composé </w:t>
      </w:r>
      <w:proofErr w:type="gramStart"/>
      <w:r w:rsidRPr="009E0832">
        <w:rPr>
          <w:color w:val="000000" w:themeColor="text1"/>
        </w:rPr>
        <w:t>d’</w:t>
      </w:r>
      <w:proofErr w:type="spellStart"/>
      <w:r w:rsidRPr="009E0832">
        <w:rPr>
          <w:color w:val="000000" w:themeColor="text1"/>
        </w:rPr>
        <w:t>un.e</w:t>
      </w:r>
      <w:proofErr w:type="spellEnd"/>
      <w:proofErr w:type="gramEnd"/>
      <w:r w:rsidRPr="009E0832">
        <w:rPr>
          <w:color w:val="000000" w:themeColor="text1"/>
        </w:rPr>
        <w:t xml:space="preserve"> </w:t>
      </w:r>
      <w:proofErr w:type="spellStart"/>
      <w:r w:rsidRPr="009E0832">
        <w:rPr>
          <w:color w:val="000000" w:themeColor="text1"/>
        </w:rPr>
        <w:t>Président.e</w:t>
      </w:r>
      <w:proofErr w:type="spellEnd"/>
      <w:r w:rsidRPr="009E0832">
        <w:rPr>
          <w:color w:val="000000" w:themeColor="text1"/>
        </w:rPr>
        <w:t xml:space="preserve"> et de </w:t>
      </w:r>
      <w:proofErr w:type="spellStart"/>
      <w:r w:rsidRPr="009E0832">
        <w:rPr>
          <w:color w:val="000000" w:themeColor="text1"/>
        </w:rPr>
        <w:t>vice-président.e</w:t>
      </w:r>
      <w:proofErr w:type="spellEnd"/>
      <w:r w:rsidRPr="009E0832">
        <w:rPr>
          <w:color w:val="000000" w:themeColor="text1"/>
        </w:rPr>
        <w:t>(s) chargés de missions transversales et de support.</w:t>
      </w:r>
    </w:p>
    <w:p w14:paraId="5A7B3E83"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lastRenderedPageBreak/>
        <w:t xml:space="preserve">L’assemblée générale peut décider de créer des postes supplémentaires (secrétaire </w:t>
      </w:r>
      <w:proofErr w:type="spellStart"/>
      <w:r w:rsidRPr="009E0832">
        <w:rPr>
          <w:color w:val="000000" w:themeColor="text1"/>
        </w:rPr>
        <w:t>adjoint·e</w:t>
      </w:r>
      <w:proofErr w:type="spellEnd"/>
      <w:r w:rsidRPr="009E0832">
        <w:rPr>
          <w:color w:val="000000" w:themeColor="text1"/>
        </w:rPr>
        <w:t xml:space="preserve">, </w:t>
      </w:r>
      <w:proofErr w:type="spellStart"/>
      <w:r w:rsidRPr="009E0832">
        <w:rPr>
          <w:color w:val="000000" w:themeColor="text1"/>
        </w:rPr>
        <w:t>trésorier·e</w:t>
      </w:r>
      <w:proofErr w:type="spellEnd"/>
      <w:r w:rsidRPr="009E0832">
        <w:rPr>
          <w:color w:val="000000" w:themeColor="text1"/>
        </w:rPr>
        <w:t xml:space="preserve"> </w:t>
      </w:r>
      <w:proofErr w:type="spellStart"/>
      <w:r w:rsidRPr="009E0832">
        <w:rPr>
          <w:color w:val="000000" w:themeColor="text1"/>
        </w:rPr>
        <w:t>adjoint·e</w:t>
      </w:r>
      <w:proofErr w:type="spellEnd"/>
      <w:r w:rsidRPr="009E0832">
        <w:rPr>
          <w:color w:val="000000" w:themeColor="text1"/>
        </w:rPr>
        <w:t xml:space="preserve">, </w:t>
      </w:r>
      <w:proofErr w:type="spellStart"/>
      <w:r w:rsidRPr="009E0832">
        <w:rPr>
          <w:color w:val="000000" w:themeColor="text1"/>
        </w:rPr>
        <w:t>vice</w:t>
      </w:r>
      <w:r w:rsidRPr="009E0832">
        <w:rPr>
          <w:color w:val="000000" w:themeColor="text1"/>
        </w:rPr>
        <w:noBreakHyphen/>
        <w:t>président·e</w:t>
      </w:r>
      <w:proofErr w:type="spellEnd"/>
      <w:r w:rsidRPr="009E0832">
        <w:rPr>
          <w:color w:val="000000" w:themeColor="text1"/>
        </w:rPr>
        <w:t>(s) thématique(s), etc.).</w:t>
      </w:r>
    </w:p>
    <w:p w14:paraId="451A027A" w14:textId="58EB60E8"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Les membres du bureau sont </w:t>
      </w:r>
      <w:proofErr w:type="spellStart"/>
      <w:proofErr w:type="gramStart"/>
      <w:r w:rsidRPr="009E0832">
        <w:rPr>
          <w:color w:val="000000" w:themeColor="text1"/>
        </w:rPr>
        <w:t>élu</w:t>
      </w:r>
      <w:proofErr w:type="gramEnd"/>
      <w:r w:rsidRPr="009E0832">
        <w:rPr>
          <w:color w:val="000000" w:themeColor="text1"/>
        </w:rPr>
        <w:t>·e</w:t>
      </w:r>
      <w:proofErr w:type="spellEnd"/>
      <w:r w:rsidRPr="009E0832">
        <w:rPr>
          <w:color w:val="000000" w:themeColor="text1"/>
        </w:rPr>
        <w:t>(s) pour une durée de 3 ans, renouvelable</w:t>
      </w:r>
      <w:r w:rsidR="009E0832" w:rsidRPr="009E0832">
        <w:rPr>
          <w:color w:val="000000" w:themeColor="text1"/>
        </w:rPr>
        <w:t xml:space="preserve"> sous réserve de l’approbation par l’assemblée générale.</w:t>
      </w:r>
    </w:p>
    <w:p w14:paraId="11DDE8D3"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Le bureau met en œuvre les orientations définies par l’assemblée générale, assure la gestion courante de l’association, prépare le budget, les rapports d’activité et les programmes scientifiques. Il peut déléguer certaines missions à des commissions ou groupes de travail, dont il fixe la composition et le mandat.</w:t>
      </w:r>
    </w:p>
    <w:p w14:paraId="0939ACB7" w14:textId="77777777" w:rsidR="00CE5CC8" w:rsidRPr="009E0832" w:rsidRDefault="00CE5CC8" w:rsidP="009E0832">
      <w:pPr>
        <w:pStyle w:val="Titre2"/>
        <w:spacing w:before="0"/>
        <w:jc w:val="both"/>
        <w:rPr>
          <w:rFonts w:ascii="Times New Roman" w:hAnsi="Times New Roman" w:cs="Times New Roman"/>
          <w:color w:val="000000" w:themeColor="text1"/>
          <w:sz w:val="24"/>
          <w:szCs w:val="24"/>
          <w:lang w:val="fr-FR"/>
        </w:rPr>
      </w:pPr>
    </w:p>
    <w:p w14:paraId="04A39597" w14:textId="77777777" w:rsidR="00CE5CC8" w:rsidRPr="009E0832" w:rsidRDefault="00000000" w:rsidP="009E0832">
      <w:pPr>
        <w:pStyle w:val="Titre2"/>
        <w:spacing w:before="0"/>
        <w:jc w:val="both"/>
        <w:rPr>
          <w:rFonts w:ascii="Times New Roman" w:hAnsi="Times New Roman" w:cs="Times New Roman"/>
          <w:color w:val="000000" w:themeColor="text1"/>
          <w:sz w:val="24"/>
          <w:szCs w:val="24"/>
          <w:lang w:val="fr-FR"/>
        </w:rPr>
      </w:pPr>
      <w:r w:rsidRPr="009E0832">
        <w:rPr>
          <w:rFonts w:ascii="Times New Roman" w:hAnsi="Times New Roman" w:cs="Times New Roman"/>
          <w:color w:val="000000" w:themeColor="text1"/>
          <w:sz w:val="24"/>
          <w:szCs w:val="24"/>
          <w:lang w:val="fr-FR"/>
        </w:rPr>
        <w:t>Article 11 – Réunions du bureau</w:t>
      </w:r>
    </w:p>
    <w:p w14:paraId="12AE82AC"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Le bureau se réunit aussi souvent que nécessaire, sur convocation du/de la </w:t>
      </w:r>
      <w:proofErr w:type="spellStart"/>
      <w:r w:rsidRPr="009E0832">
        <w:rPr>
          <w:color w:val="000000" w:themeColor="text1"/>
        </w:rPr>
        <w:t>président·e</w:t>
      </w:r>
      <w:proofErr w:type="spellEnd"/>
      <w:r w:rsidRPr="009E0832">
        <w:rPr>
          <w:color w:val="000000" w:themeColor="text1"/>
        </w:rPr>
        <w:t xml:space="preserve"> ou à la demande d’au moins 3 de ses membres.</w:t>
      </w:r>
    </w:p>
    <w:p w14:paraId="4BD7B888"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Les décisions sont prises à la majorité des membres présents ou représentés.</w:t>
      </w:r>
    </w:p>
    <w:p w14:paraId="2DCF0E27"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Les modalités de convocation, quorum et représentation peuvent être précisées par le règlement intérieur.</w:t>
      </w:r>
    </w:p>
    <w:p w14:paraId="7B5EB259" w14:textId="77777777" w:rsidR="00CE5CC8" w:rsidRPr="009E0832" w:rsidRDefault="00CE5CC8" w:rsidP="009E0832">
      <w:pPr>
        <w:pStyle w:val="my-2"/>
        <w:spacing w:beforeAutospacing="0" w:after="0" w:afterAutospacing="0" w:line="276" w:lineRule="auto"/>
        <w:jc w:val="both"/>
        <w:rPr>
          <w:color w:val="000000" w:themeColor="text1"/>
        </w:rPr>
      </w:pPr>
    </w:p>
    <w:p w14:paraId="7AED0BC5" w14:textId="77777777" w:rsidR="00CE5CC8" w:rsidRPr="009E0832" w:rsidRDefault="00000000" w:rsidP="009E0832">
      <w:pPr>
        <w:pStyle w:val="my-2"/>
        <w:spacing w:beforeAutospacing="0" w:after="0" w:afterAutospacing="0" w:line="276" w:lineRule="auto"/>
        <w:jc w:val="both"/>
        <w:rPr>
          <w:b/>
          <w:bCs/>
          <w:color w:val="000000" w:themeColor="text1"/>
        </w:rPr>
      </w:pPr>
      <w:r w:rsidRPr="009E0832">
        <w:rPr>
          <w:b/>
          <w:bCs/>
          <w:color w:val="000000" w:themeColor="text1"/>
        </w:rPr>
        <w:t>Article 12 – Conseil scientifique</w:t>
      </w:r>
    </w:p>
    <w:p w14:paraId="72E9861D"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Un Conseil scientifique (CS) est institué au sein de la Société Française de Biologie du Vieillissement (</w:t>
      </w:r>
      <w:proofErr w:type="spellStart"/>
      <w:r w:rsidRPr="009E0832">
        <w:rPr>
          <w:color w:val="000000" w:themeColor="text1"/>
        </w:rPr>
        <w:t>SFBVie</w:t>
      </w:r>
      <w:proofErr w:type="spellEnd"/>
      <w:r w:rsidRPr="009E0832">
        <w:rPr>
          <w:color w:val="000000" w:themeColor="text1"/>
        </w:rPr>
        <w:t>). Il a pour mission de conseiller le bureau sur les orientations scientifiques et la stratégie de développement de la Société.</w:t>
      </w:r>
    </w:p>
    <w:p w14:paraId="03CB08FD"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Le CS est composé de personnalités scientifiques reconnues dans le domaine de la biologie du vieillissement et de disciplines connexes, choisies pour assurer une diversité disciplinaire, institutionnelle et générationnelle. Ses membres sont nommés par le bureau pour une durée de 3 ans, renouvelable une fois. Le bureau veille à prévenir les conflits d’intérêts. Le CS élit en son sein </w:t>
      </w:r>
      <w:proofErr w:type="spellStart"/>
      <w:r w:rsidRPr="009E0832">
        <w:rPr>
          <w:color w:val="000000" w:themeColor="text1"/>
        </w:rPr>
        <w:t>un·e</w:t>
      </w:r>
      <w:proofErr w:type="spellEnd"/>
      <w:r w:rsidRPr="009E0832">
        <w:rPr>
          <w:color w:val="000000" w:themeColor="text1"/>
        </w:rPr>
        <w:t xml:space="preserve"> </w:t>
      </w:r>
      <w:proofErr w:type="spellStart"/>
      <w:r w:rsidRPr="009E0832">
        <w:rPr>
          <w:color w:val="000000" w:themeColor="text1"/>
        </w:rPr>
        <w:t>président·e</w:t>
      </w:r>
      <w:proofErr w:type="spellEnd"/>
      <w:r w:rsidRPr="009E0832">
        <w:rPr>
          <w:color w:val="000000" w:themeColor="text1"/>
        </w:rPr>
        <w:t>.</w:t>
      </w:r>
    </w:p>
    <w:p w14:paraId="1F248E88"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Le Conseil scientifique exerce une fonction consultative. Il peut être saisi par le bureau pour avis sur :</w:t>
      </w:r>
    </w:p>
    <w:p w14:paraId="587CA8DC" w14:textId="77777777" w:rsidR="00CE5CC8" w:rsidRPr="009E0832" w:rsidRDefault="00000000" w:rsidP="009E0832">
      <w:pPr>
        <w:pStyle w:val="my-2"/>
        <w:numPr>
          <w:ilvl w:val="0"/>
          <w:numId w:val="14"/>
        </w:numPr>
        <w:spacing w:beforeAutospacing="0" w:after="0" w:afterAutospacing="0" w:line="276" w:lineRule="auto"/>
        <w:jc w:val="both"/>
        <w:rPr>
          <w:color w:val="000000" w:themeColor="text1"/>
        </w:rPr>
      </w:pPr>
      <w:proofErr w:type="gramStart"/>
      <w:r w:rsidRPr="009E0832">
        <w:rPr>
          <w:color w:val="000000" w:themeColor="text1"/>
        </w:rPr>
        <w:t>les</w:t>
      </w:r>
      <w:proofErr w:type="gramEnd"/>
      <w:r w:rsidRPr="009E0832">
        <w:rPr>
          <w:color w:val="000000" w:themeColor="text1"/>
        </w:rPr>
        <w:t xml:space="preserve"> grandes orientations scientifiques de la </w:t>
      </w:r>
      <w:proofErr w:type="spellStart"/>
      <w:r w:rsidRPr="009E0832">
        <w:rPr>
          <w:color w:val="000000" w:themeColor="text1"/>
        </w:rPr>
        <w:t>SFBVie</w:t>
      </w:r>
      <w:proofErr w:type="spellEnd"/>
      <w:r w:rsidRPr="009E0832">
        <w:rPr>
          <w:color w:val="000000" w:themeColor="text1"/>
        </w:rPr>
        <w:t xml:space="preserve"> ;</w:t>
      </w:r>
    </w:p>
    <w:p w14:paraId="4166D544" w14:textId="77777777" w:rsidR="00CE5CC8" w:rsidRPr="009E0832" w:rsidRDefault="00000000" w:rsidP="009E0832">
      <w:pPr>
        <w:pStyle w:val="my-2"/>
        <w:numPr>
          <w:ilvl w:val="0"/>
          <w:numId w:val="14"/>
        </w:numPr>
        <w:spacing w:beforeAutospacing="0" w:after="0" w:afterAutospacing="0" w:line="276" w:lineRule="auto"/>
        <w:jc w:val="both"/>
        <w:rPr>
          <w:color w:val="000000" w:themeColor="text1"/>
        </w:rPr>
      </w:pPr>
      <w:proofErr w:type="gramStart"/>
      <w:r w:rsidRPr="009E0832">
        <w:rPr>
          <w:color w:val="000000" w:themeColor="text1"/>
        </w:rPr>
        <w:t>les</w:t>
      </w:r>
      <w:proofErr w:type="gramEnd"/>
      <w:r w:rsidRPr="009E0832">
        <w:rPr>
          <w:color w:val="000000" w:themeColor="text1"/>
        </w:rPr>
        <w:t xml:space="preserve"> programmes de congrès, écoles et événements scientifiques ;</w:t>
      </w:r>
    </w:p>
    <w:p w14:paraId="21106746" w14:textId="77777777" w:rsidR="00CE5CC8" w:rsidRPr="009E0832" w:rsidRDefault="00000000" w:rsidP="009E0832">
      <w:pPr>
        <w:pStyle w:val="my-2"/>
        <w:numPr>
          <w:ilvl w:val="0"/>
          <w:numId w:val="14"/>
        </w:numPr>
        <w:spacing w:beforeAutospacing="0" w:after="0" w:afterAutospacing="0" w:line="276" w:lineRule="auto"/>
        <w:jc w:val="both"/>
        <w:rPr>
          <w:color w:val="000000" w:themeColor="text1"/>
        </w:rPr>
      </w:pPr>
      <w:proofErr w:type="gramStart"/>
      <w:r w:rsidRPr="009E0832">
        <w:rPr>
          <w:color w:val="000000" w:themeColor="text1"/>
        </w:rPr>
        <w:t>les</w:t>
      </w:r>
      <w:proofErr w:type="gramEnd"/>
      <w:r w:rsidRPr="009E0832">
        <w:rPr>
          <w:color w:val="000000" w:themeColor="text1"/>
        </w:rPr>
        <w:t xml:space="preserve"> projets de recommandations, prises de position ou rapports scientifiques ;</w:t>
      </w:r>
    </w:p>
    <w:p w14:paraId="0D56AC8B" w14:textId="77777777" w:rsidR="00CE5CC8" w:rsidRPr="009E0832" w:rsidRDefault="00000000" w:rsidP="009E0832">
      <w:pPr>
        <w:pStyle w:val="my-2"/>
        <w:numPr>
          <w:ilvl w:val="0"/>
          <w:numId w:val="14"/>
        </w:numPr>
        <w:spacing w:beforeAutospacing="0" w:after="0" w:afterAutospacing="0" w:line="276" w:lineRule="auto"/>
        <w:jc w:val="both"/>
        <w:rPr>
          <w:color w:val="000000" w:themeColor="text1"/>
        </w:rPr>
      </w:pPr>
      <w:proofErr w:type="gramStart"/>
      <w:r w:rsidRPr="009E0832">
        <w:rPr>
          <w:color w:val="000000" w:themeColor="text1"/>
        </w:rPr>
        <w:t>les</w:t>
      </w:r>
      <w:proofErr w:type="gramEnd"/>
      <w:r w:rsidRPr="009E0832">
        <w:rPr>
          <w:color w:val="000000" w:themeColor="text1"/>
        </w:rPr>
        <w:t xml:space="preserve"> critères scientifiques de sélection pour les prix, bourses ou soutiens accordés par la </w:t>
      </w:r>
      <w:proofErr w:type="spellStart"/>
      <w:r w:rsidRPr="009E0832">
        <w:rPr>
          <w:color w:val="000000" w:themeColor="text1"/>
        </w:rPr>
        <w:t>SFBVie</w:t>
      </w:r>
      <w:proofErr w:type="spellEnd"/>
      <w:r w:rsidRPr="009E0832">
        <w:rPr>
          <w:color w:val="000000" w:themeColor="text1"/>
        </w:rPr>
        <w:t>.</w:t>
      </w:r>
    </w:p>
    <w:p w14:paraId="5126083E"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Le CS se réunit au moins une fois par an, en présentiel ou à distance. Ses modalités de fonctionnement (convocation, quorum, avis écrits, recours à des </w:t>
      </w:r>
      <w:proofErr w:type="spellStart"/>
      <w:r w:rsidRPr="009E0832">
        <w:rPr>
          <w:color w:val="000000" w:themeColor="text1"/>
        </w:rPr>
        <w:t>expert·e·s</w:t>
      </w:r>
      <w:proofErr w:type="spellEnd"/>
      <w:r w:rsidRPr="009E0832">
        <w:rPr>
          <w:color w:val="000000" w:themeColor="text1"/>
        </w:rPr>
        <w:t xml:space="preserve"> extérieurs) sont précisées dans le règlement intérieur. Ses avis ne lient pas le bureau mais sont consignés et peuvent être présentés à l’assemblée générale.</w:t>
      </w:r>
    </w:p>
    <w:p w14:paraId="3B1711C2" w14:textId="77777777" w:rsidR="00CE5CC8" w:rsidRPr="009E0832" w:rsidRDefault="00CE5CC8" w:rsidP="009E0832">
      <w:pPr>
        <w:pStyle w:val="Titre2"/>
        <w:spacing w:before="0"/>
        <w:jc w:val="both"/>
        <w:rPr>
          <w:rFonts w:ascii="Times New Roman" w:hAnsi="Times New Roman" w:cs="Times New Roman"/>
          <w:color w:val="000000" w:themeColor="text1"/>
          <w:sz w:val="24"/>
          <w:szCs w:val="24"/>
          <w:lang w:val="fr-FR"/>
        </w:rPr>
      </w:pPr>
    </w:p>
    <w:p w14:paraId="7F111424" w14:textId="77777777" w:rsidR="00CE5CC8" w:rsidRPr="009E0832" w:rsidRDefault="00000000" w:rsidP="009E0832">
      <w:pPr>
        <w:pStyle w:val="Titre2"/>
        <w:spacing w:before="0"/>
        <w:jc w:val="both"/>
        <w:rPr>
          <w:rFonts w:ascii="Times New Roman" w:hAnsi="Times New Roman" w:cs="Times New Roman"/>
          <w:color w:val="000000" w:themeColor="text1"/>
          <w:sz w:val="24"/>
          <w:szCs w:val="24"/>
          <w:lang w:val="fr-FR"/>
        </w:rPr>
      </w:pPr>
      <w:r w:rsidRPr="009E0832">
        <w:rPr>
          <w:rFonts w:ascii="Times New Roman" w:hAnsi="Times New Roman" w:cs="Times New Roman"/>
          <w:color w:val="000000" w:themeColor="text1"/>
          <w:sz w:val="24"/>
          <w:szCs w:val="24"/>
          <w:lang w:val="fr-FR"/>
        </w:rPr>
        <w:t>Article 12 – Assemblée générale ordinaire</w:t>
      </w:r>
    </w:p>
    <w:p w14:paraId="4D3EB305"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L’assemblée générale ordinaire comprend l’ensemble des membres à la date de la convocation, selon des modalités précisées par le règlement intérieur.</w:t>
      </w:r>
    </w:p>
    <w:p w14:paraId="7966B016"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Elle se réunit au moins une fois par an, en présentiel ou à distance.</w:t>
      </w:r>
    </w:p>
    <w:p w14:paraId="737E440F"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Elle :</w:t>
      </w:r>
    </w:p>
    <w:p w14:paraId="4E05EE42" w14:textId="77777777" w:rsidR="00CE5CC8" w:rsidRPr="009E0832" w:rsidRDefault="00000000" w:rsidP="009E0832">
      <w:pPr>
        <w:pStyle w:val="my-2"/>
        <w:numPr>
          <w:ilvl w:val="0"/>
          <w:numId w:val="13"/>
        </w:numPr>
        <w:spacing w:beforeAutospacing="0" w:after="0" w:afterAutospacing="0" w:line="276" w:lineRule="auto"/>
        <w:jc w:val="both"/>
        <w:rPr>
          <w:color w:val="000000" w:themeColor="text1"/>
        </w:rPr>
      </w:pPr>
      <w:proofErr w:type="gramStart"/>
      <w:r w:rsidRPr="009E0832">
        <w:rPr>
          <w:color w:val="000000" w:themeColor="text1"/>
        </w:rPr>
        <w:t>entend</w:t>
      </w:r>
      <w:proofErr w:type="gramEnd"/>
      <w:r w:rsidRPr="009E0832">
        <w:rPr>
          <w:color w:val="000000" w:themeColor="text1"/>
        </w:rPr>
        <w:t xml:space="preserve"> et approuve les rapports moral, scientifique et financier ;</w:t>
      </w:r>
    </w:p>
    <w:p w14:paraId="549228BA" w14:textId="77777777" w:rsidR="00CE5CC8" w:rsidRPr="009E0832" w:rsidRDefault="00000000" w:rsidP="009E0832">
      <w:pPr>
        <w:pStyle w:val="my-2"/>
        <w:numPr>
          <w:ilvl w:val="0"/>
          <w:numId w:val="13"/>
        </w:numPr>
        <w:spacing w:beforeAutospacing="0" w:after="0" w:afterAutospacing="0" w:line="276" w:lineRule="auto"/>
        <w:jc w:val="both"/>
        <w:rPr>
          <w:color w:val="000000" w:themeColor="text1"/>
        </w:rPr>
      </w:pPr>
      <w:proofErr w:type="gramStart"/>
      <w:r w:rsidRPr="009E0832">
        <w:rPr>
          <w:color w:val="000000" w:themeColor="text1"/>
        </w:rPr>
        <w:t>approuve</w:t>
      </w:r>
      <w:proofErr w:type="gramEnd"/>
      <w:r w:rsidRPr="009E0832">
        <w:rPr>
          <w:color w:val="000000" w:themeColor="text1"/>
        </w:rPr>
        <w:t xml:space="preserve"> les comptes de l’exercice clos ;</w:t>
      </w:r>
    </w:p>
    <w:p w14:paraId="06313DBE" w14:textId="77777777" w:rsidR="00CE5CC8" w:rsidRPr="009E0832" w:rsidRDefault="00000000" w:rsidP="009E0832">
      <w:pPr>
        <w:pStyle w:val="my-2"/>
        <w:numPr>
          <w:ilvl w:val="0"/>
          <w:numId w:val="13"/>
        </w:numPr>
        <w:spacing w:beforeAutospacing="0" w:after="0" w:afterAutospacing="0" w:line="276" w:lineRule="auto"/>
        <w:jc w:val="both"/>
        <w:rPr>
          <w:color w:val="000000" w:themeColor="text1"/>
        </w:rPr>
      </w:pPr>
      <w:proofErr w:type="gramStart"/>
      <w:r w:rsidRPr="009E0832">
        <w:rPr>
          <w:color w:val="000000" w:themeColor="text1"/>
        </w:rPr>
        <w:t>fixe</w:t>
      </w:r>
      <w:proofErr w:type="gramEnd"/>
      <w:r w:rsidRPr="009E0832">
        <w:rPr>
          <w:color w:val="000000" w:themeColor="text1"/>
        </w:rPr>
        <w:t xml:space="preserve"> le montant des cotisations ;</w:t>
      </w:r>
    </w:p>
    <w:p w14:paraId="2A1A5128" w14:textId="77777777" w:rsidR="00CE5CC8" w:rsidRPr="009E0832" w:rsidRDefault="00000000" w:rsidP="009E0832">
      <w:pPr>
        <w:pStyle w:val="my-2"/>
        <w:numPr>
          <w:ilvl w:val="0"/>
          <w:numId w:val="13"/>
        </w:numPr>
        <w:spacing w:beforeAutospacing="0" w:after="0" w:afterAutospacing="0" w:line="276" w:lineRule="auto"/>
        <w:jc w:val="both"/>
        <w:rPr>
          <w:color w:val="000000" w:themeColor="text1"/>
        </w:rPr>
      </w:pPr>
      <w:proofErr w:type="gramStart"/>
      <w:r w:rsidRPr="009E0832">
        <w:rPr>
          <w:color w:val="000000" w:themeColor="text1"/>
        </w:rPr>
        <w:t>élit</w:t>
      </w:r>
      <w:proofErr w:type="gramEnd"/>
      <w:r w:rsidRPr="009E0832">
        <w:rPr>
          <w:color w:val="000000" w:themeColor="text1"/>
        </w:rPr>
        <w:t xml:space="preserve"> les membres du bureau ;</w:t>
      </w:r>
    </w:p>
    <w:p w14:paraId="4EA828AC" w14:textId="77777777" w:rsidR="00CE5CC8" w:rsidRPr="009E0832" w:rsidRDefault="00000000" w:rsidP="009E0832">
      <w:pPr>
        <w:pStyle w:val="my-2"/>
        <w:numPr>
          <w:ilvl w:val="0"/>
          <w:numId w:val="13"/>
        </w:numPr>
        <w:spacing w:beforeAutospacing="0" w:after="0" w:afterAutospacing="0" w:line="276" w:lineRule="auto"/>
        <w:jc w:val="both"/>
        <w:rPr>
          <w:color w:val="000000" w:themeColor="text1"/>
        </w:rPr>
      </w:pPr>
      <w:proofErr w:type="gramStart"/>
      <w:r w:rsidRPr="009E0832">
        <w:rPr>
          <w:color w:val="000000" w:themeColor="text1"/>
        </w:rPr>
        <w:t>définit</w:t>
      </w:r>
      <w:proofErr w:type="gramEnd"/>
      <w:r w:rsidRPr="009E0832">
        <w:rPr>
          <w:color w:val="000000" w:themeColor="text1"/>
        </w:rPr>
        <w:t xml:space="preserve"> les grandes orientations scientifiques, nationales et internationales de la </w:t>
      </w:r>
      <w:proofErr w:type="spellStart"/>
      <w:r w:rsidRPr="009E0832">
        <w:rPr>
          <w:color w:val="000000" w:themeColor="text1"/>
        </w:rPr>
        <w:t>SFBVie</w:t>
      </w:r>
      <w:proofErr w:type="spellEnd"/>
      <w:r w:rsidRPr="009E0832">
        <w:rPr>
          <w:color w:val="000000" w:themeColor="text1"/>
        </w:rPr>
        <w:t>.</w:t>
      </w:r>
    </w:p>
    <w:p w14:paraId="242D30B8"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lastRenderedPageBreak/>
        <w:t>Les modalités de convocation, de quorum, de vote (y compris électronique) sont précisées par le règlement intérieur.</w:t>
      </w:r>
    </w:p>
    <w:p w14:paraId="74B2BB56" w14:textId="77777777" w:rsidR="00CE5CC8" w:rsidRPr="009E0832" w:rsidRDefault="00CE5CC8" w:rsidP="009E0832">
      <w:pPr>
        <w:spacing w:after="0"/>
        <w:jc w:val="both"/>
        <w:rPr>
          <w:rFonts w:ascii="Times New Roman" w:hAnsi="Times New Roman" w:cs="Times New Roman"/>
          <w:color w:val="000000" w:themeColor="text1"/>
          <w:sz w:val="24"/>
          <w:szCs w:val="24"/>
          <w:lang w:val="fr-FR"/>
        </w:rPr>
      </w:pPr>
    </w:p>
    <w:p w14:paraId="07C9D0CD" w14:textId="77777777" w:rsidR="00CE5CC8" w:rsidRPr="009E0832" w:rsidRDefault="00000000" w:rsidP="009E0832">
      <w:pPr>
        <w:pStyle w:val="Titre2"/>
        <w:spacing w:before="0"/>
        <w:jc w:val="both"/>
        <w:rPr>
          <w:rFonts w:ascii="Times New Roman" w:hAnsi="Times New Roman" w:cs="Times New Roman"/>
          <w:color w:val="000000" w:themeColor="text1"/>
          <w:sz w:val="24"/>
          <w:szCs w:val="24"/>
          <w:lang w:val="fr-FR"/>
        </w:rPr>
      </w:pPr>
      <w:r w:rsidRPr="009E0832">
        <w:rPr>
          <w:rFonts w:ascii="Times New Roman" w:hAnsi="Times New Roman" w:cs="Times New Roman"/>
          <w:color w:val="000000" w:themeColor="text1"/>
          <w:sz w:val="24"/>
          <w:szCs w:val="24"/>
          <w:lang w:val="fr-FR"/>
        </w:rPr>
        <w:t>Article 13 – Assemblée générale extraordinaire</w:t>
      </w:r>
    </w:p>
    <w:p w14:paraId="645BF401" w14:textId="77777777" w:rsidR="00CE5CC8" w:rsidRPr="009E0832" w:rsidRDefault="00000000" w:rsidP="009E0832">
      <w:pPr>
        <w:spacing w:after="0"/>
        <w:jc w:val="both"/>
        <w:rPr>
          <w:rFonts w:ascii="Times New Roman" w:hAnsi="Times New Roman" w:cs="Times New Roman"/>
          <w:color w:val="000000" w:themeColor="text1"/>
          <w:sz w:val="24"/>
          <w:szCs w:val="24"/>
          <w:lang w:val="fr-FR"/>
        </w:rPr>
      </w:pPr>
      <w:r w:rsidRPr="009E0832">
        <w:rPr>
          <w:rFonts w:ascii="Times New Roman" w:hAnsi="Times New Roman" w:cs="Times New Roman"/>
          <w:color w:val="000000" w:themeColor="text1"/>
          <w:sz w:val="24"/>
          <w:szCs w:val="24"/>
          <w:lang w:val="fr-FR"/>
        </w:rPr>
        <w:t>L’assemblée générale extraordinaire est compétente pour :</w:t>
      </w:r>
    </w:p>
    <w:p w14:paraId="36ACB8A9" w14:textId="77777777" w:rsidR="00CE5CC8" w:rsidRPr="009E0832" w:rsidRDefault="00000000" w:rsidP="009E0832">
      <w:pPr>
        <w:pStyle w:val="Paragraphedeliste"/>
        <w:numPr>
          <w:ilvl w:val="0"/>
          <w:numId w:val="12"/>
        </w:numPr>
        <w:spacing w:after="0"/>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la</w:t>
      </w:r>
      <w:proofErr w:type="gramEnd"/>
      <w:r w:rsidRPr="009E0832">
        <w:rPr>
          <w:rFonts w:ascii="Times New Roman" w:hAnsi="Times New Roman" w:cs="Times New Roman"/>
          <w:color w:val="000000" w:themeColor="text1"/>
          <w:sz w:val="24"/>
          <w:szCs w:val="24"/>
          <w:lang w:val="fr-FR"/>
        </w:rPr>
        <w:t xml:space="preserve"> modification des statuts;</w:t>
      </w:r>
    </w:p>
    <w:p w14:paraId="1B34ED42" w14:textId="77777777" w:rsidR="00CE5CC8" w:rsidRPr="009E0832" w:rsidRDefault="00000000" w:rsidP="009E0832">
      <w:pPr>
        <w:pStyle w:val="Paragraphedeliste"/>
        <w:numPr>
          <w:ilvl w:val="0"/>
          <w:numId w:val="12"/>
        </w:numPr>
        <w:spacing w:after="240"/>
        <w:ind w:left="714" w:hanging="357"/>
        <w:jc w:val="both"/>
        <w:rPr>
          <w:rFonts w:ascii="Times New Roman" w:hAnsi="Times New Roman" w:cs="Times New Roman"/>
          <w:color w:val="000000" w:themeColor="text1"/>
          <w:sz w:val="24"/>
          <w:szCs w:val="24"/>
          <w:lang w:val="fr-FR"/>
        </w:rPr>
      </w:pPr>
      <w:proofErr w:type="gramStart"/>
      <w:r w:rsidRPr="009E0832">
        <w:rPr>
          <w:rFonts w:ascii="Times New Roman" w:hAnsi="Times New Roman" w:cs="Times New Roman"/>
          <w:color w:val="000000" w:themeColor="text1"/>
          <w:sz w:val="24"/>
          <w:szCs w:val="24"/>
          <w:lang w:val="fr-FR"/>
        </w:rPr>
        <w:t>la</w:t>
      </w:r>
      <w:proofErr w:type="gramEnd"/>
      <w:r w:rsidRPr="009E0832">
        <w:rPr>
          <w:rFonts w:ascii="Times New Roman" w:hAnsi="Times New Roman" w:cs="Times New Roman"/>
          <w:color w:val="000000" w:themeColor="text1"/>
          <w:sz w:val="24"/>
          <w:szCs w:val="24"/>
          <w:lang w:val="fr-FR"/>
        </w:rPr>
        <w:t xml:space="preserve"> dissolution de l’association.</w:t>
      </w:r>
    </w:p>
    <w:p w14:paraId="587EC9DA" w14:textId="77777777" w:rsidR="00CE5CC8" w:rsidRPr="009E0832" w:rsidRDefault="00000000" w:rsidP="009E0832">
      <w:pPr>
        <w:pStyle w:val="my-2"/>
        <w:spacing w:beforeAutospacing="0" w:after="0" w:afterAutospacing="0" w:line="276" w:lineRule="auto"/>
        <w:jc w:val="both"/>
        <w:rPr>
          <w:b/>
          <w:bCs/>
          <w:color w:val="000000" w:themeColor="text1"/>
        </w:rPr>
      </w:pPr>
      <w:r w:rsidRPr="009E0832">
        <w:rPr>
          <w:b/>
          <w:bCs/>
          <w:color w:val="000000" w:themeColor="text1"/>
        </w:rPr>
        <w:t>Article 14 – Règlement intérieur</w:t>
      </w:r>
    </w:p>
    <w:p w14:paraId="131297F9"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 xml:space="preserve">Un règlement intérieur, précisant les modalités de fonctionnement scientifique et organisationnel de la </w:t>
      </w:r>
      <w:proofErr w:type="spellStart"/>
      <w:r w:rsidRPr="009E0832">
        <w:rPr>
          <w:color w:val="000000" w:themeColor="text1"/>
        </w:rPr>
        <w:t>SFBVie</w:t>
      </w:r>
      <w:proofErr w:type="spellEnd"/>
      <w:r w:rsidRPr="009E0832">
        <w:rPr>
          <w:color w:val="000000" w:themeColor="text1"/>
        </w:rPr>
        <w:t xml:space="preserve"> (catégories de membres, modalités d’adhésion et de radiation, fonctionnement des assemblées, groupes de travail, etc.), est établi et peut </w:t>
      </w:r>
      <w:proofErr w:type="spellStart"/>
      <w:r w:rsidRPr="009E0832">
        <w:rPr>
          <w:color w:val="000000" w:themeColor="text1"/>
        </w:rPr>
        <w:t>etre</w:t>
      </w:r>
      <w:proofErr w:type="spellEnd"/>
      <w:r w:rsidRPr="009E0832">
        <w:rPr>
          <w:color w:val="000000" w:themeColor="text1"/>
        </w:rPr>
        <w:t xml:space="preserve"> modifié par le bureau.</w:t>
      </w:r>
    </w:p>
    <w:p w14:paraId="4B5CF4E3" w14:textId="77777777" w:rsidR="00CE5CC8" w:rsidRPr="009E0832" w:rsidRDefault="00000000" w:rsidP="009E0832">
      <w:pPr>
        <w:pStyle w:val="my-2"/>
        <w:spacing w:beforeAutospacing="0" w:after="0" w:afterAutospacing="0" w:line="276" w:lineRule="auto"/>
        <w:jc w:val="both"/>
        <w:rPr>
          <w:color w:val="000000" w:themeColor="text1"/>
        </w:rPr>
      </w:pPr>
      <w:r w:rsidRPr="009E0832">
        <w:rPr>
          <w:color w:val="000000" w:themeColor="text1"/>
        </w:rPr>
        <w:t>Il est soumis pour approbation à l’assemblée générale.</w:t>
      </w:r>
    </w:p>
    <w:p w14:paraId="482B829A" w14:textId="77777777" w:rsidR="00CE5CC8" w:rsidRPr="009E0832" w:rsidRDefault="00CE5CC8" w:rsidP="009E0832">
      <w:pPr>
        <w:pStyle w:val="my-2"/>
        <w:spacing w:beforeAutospacing="0" w:after="0" w:afterAutospacing="0" w:line="276" w:lineRule="auto"/>
        <w:jc w:val="both"/>
        <w:rPr>
          <w:color w:val="000000" w:themeColor="text1"/>
        </w:rPr>
      </w:pPr>
    </w:p>
    <w:p w14:paraId="483E3B7E" w14:textId="77777777" w:rsidR="00CE5CC8" w:rsidRPr="009E0832" w:rsidRDefault="00000000" w:rsidP="009E0832">
      <w:pPr>
        <w:spacing w:after="240"/>
        <w:jc w:val="both"/>
        <w:rPr>
          <w:rFonts w:ascii="Times New Roman" w:hAnsi="Times New Roman" w:cs="Times New Roman"/>
          <w:color w:val="000000" w:themeColor="text1"/>
          <w:sz w:val="24"/>
          <w:szCs w:val="24"/>
          <w:lang w:val="fr-FR"/>
        </w:rPr>
      </w:pPr>
      <w:r w:rsidRPr="009E0832">
        <w:rPr>
          <w:rFonts w:ascii="Times New Roman" w:hAnsi="Times New Roman" w:cs="Times New Roman"/>
          <w:b/>
          <w:bCs/>
          <w:color w:val="000000" w:themeColor="text1"/>
          <w:sz w:val="24"/>
          <w:szCs w:val="24"/>
          <w:lang w:val="fr-FR"/>
        </w:rPr>
        <w:t>Article 15 – Dissolution</w:t>
      </w:r>
      <w:r w:rsidRPr="009E0832">
        <w:rPr>
          <w:rFonts w:ascii="Times New Roman" w:hAnsi="Times New Roman" w:cs="Times New Roman"/>
          <w:b/>
          <w:bCs/>
          <w:color w:val="000000" w:themeColor="text1"/>
          <w:sz w:val="24"/>
          <w:szCs w:val="24"/>
          <w:lang w:val="fr-FR"/>
        </w:rPr>
        <w:br/>
      </w:r>
      <w:r w:rsidRPr="009E0832">
        <w:rPr>
          <w:rFonts w:ascii="Times New Roman" w:hAnsi="Times New Roman" w:cs="Times New Roman"/>
          <w:color w:val="000000" w:themeColor="text1"/>
          <w:sz w:val="24"/>
          <w:szCs w:val="24"/>
          <w:lang w:val="fr-FR"/>
        </w:rPr>
        <w:t>En cas de dissolution, l’actif net est attribué à une association ou un organisme poursuivant des objectifs scientifiques similaires et d’intérêt général.</w:t>
      </w:r>
    </w:p>
    <w:p w14:paraId="4131192C" w14:textId="56382F50" w:rsidR="009E0832" w:rsidRPr="009E0832" w:rsidRDefault="00000000" w:rsidP="009E0832">
      <w:pPr>
        <w:spacing w:after="240"/>
        <w:jc w:val="both"/>
        <w:rPr>
          <w:rFonts w:ascii="Times New Roman" w:hAnsi="Times New Roman" w:cs="Times New Roman"/>
          <w:b/>
          <w:bCs/>
          <w:sz w:val="24"/>
          <w:szCs w:val="24"/>
          <w:lang w:val="fr-FR"/>
          <w:rPrChange w:id="4" w:author="Eric Gilson" w:date="2026-06-15T13:18:00Z">
            <w:rPr>
              <w:rFonts w:ascii="Times New Roman" w:hAnsi="Times New Roman" w:cs="Times New Roman"/>
              <w:b/>
              <w:bCs/>
              <w:sz w:val="24"/>
              <w:szCs w:val="24"/>
              <w:highlight w:val="yellow"/>
              <w:lang w:val="fr-FR"/>
            </w:rPr>
          </w:rPrChange>
        </w:rPr>
      </w:pPr>
      <w:r w:rsidRPr="009E0832">
        <w:rPr>
          <w:rFonts w:ascii="Times New Roman" w:hAnsi="Times New Roman" w:cs="Times New Roman"/>
          <w:b/>
          <w:bCs/>
          <w:sz w:val="24"/>
          <w:szCs w:val="24"/>
          <w:lang w:val="fr-FR"/>
          <w:rPrChange w:id="5" w:author="Eric Gilson" w:date="2026-06-15T13:18:00Z">
            <w:rPr>
              <w:rFonts w:ascii="Times New Roman" w:hAnsi="Times New Roman" w:cs="Times New Roman"/>
              <w:b/>
              <w:bCs/>
              <w:sz w:val="24"/>
              <w:szCs w:val="24"/>
              <w:highlight w:val="yellow"/>
              <w:lang w:val="fr-FR"/>
            </w:rPr>
          </w:rPrChange>
        </w:rPr>
        <w:t>Fait à</w:t>
      </w:r>
      <w:r w:rsidR="009E0832" w:rsidRPr="009E0832">
        <w:rPr>
          <w:rFonts w:ascii="Times New Roman" w:hAnsi="Times New Roman" w:cs="Times New Roman"/>
          <w:b/>
          <w:bCs/>
          <w:sz w:val="24"/>
          <w:szCs w:val="24"/>
          <w:lang w:val="fr-FR"/>
          <w:rPrChange w:id="6" w:author="Eric Gilson" w:date="2026-06-15T13:18:00Z">
            <w:rPr>
              <w:rFonts w:ascii="Times New Roman" w:hAnsi="Times New Roman" w:cs="Times New Roman"/>
              <w:b/>
              <w:bCs/>
              <w:sz w:val="24"/>
              <w:szCs w:val="24"/>
              <w:highlight w:val="yellow"/>
              <w:lang w:val="fr-FR"/>
            </w:rPr>
          </w:rPrChange>
        </w:rPr>
        <w:t xml:space="preserve"> </w:t>
      </w:r>
      <w:proofErr w:type="gramStart"/>
      <w:r w:rsidR="009E0832" w:rsidRPr="009E0832">
        <w:rPr>
          <w:rFonts w:ascii="Times New Roman" w:hAnsi="Times New Roman" w:cs="Times New Roman"/>
          <w:b/>
          <w:bCs/>
          <w:sz w:val="24"/>
          <w:szCs w:val="24"/>
          <w:lang w:val="fr-FR"/>
          <w:rPrChange w:id="7" w:author="Eric Gilson" w:date="2026-06-15T13:18:00Z">
            <w:rPr>
              <w:rFonts w:ascii="Times New Roman" w:hAnsi="Times New Roman" w:cs="Times New Roman"/>
              <w:b/>
              <w:bCs/>
              <w:sz w:val="24"/>
              <w:szCs w:val="24"/>
              <w:highlight w:val="yellow"/>
              <w:lang w:val="fr-FR"/>
            </w:rPr>
          </w:rPrChange>
        </w:rPr>
        <w:t xml:space="preserve">Nice </w:t>
      </w:r>
      <w:r w:rsidRPr="009E0832">
        <w:rPr>
          <w:rFonts w:ascii="Times New Roman" w:hAnsi="Times New Roman" w:cs="Times New Roman"/>
          <w:b/>
          <w:bCs/>
          <w:sz w:val="24"/>
          <w:szCs w:val="24"/>
          <w:lang w:val="fr-FR"/>
          <w:rPrChange w:id="8" w:author="Eric Gilson" w:date="2026-06-15T13:18:00Z">
            <w:rPr>
              <w:rFonts w:ascii="Times New Roman" w:hAnsi="Times New Roman" w:cs="Times New Roman"/>
              <w:b/>
              <w:bCs/>
              <w:sz w:val="24"/>
              <w:szCs w:val="24"/>
              <w:highlight w:val="yellow"/>
              <w:lang w:val="fr-FR"/>
            </w:rPr>
          </w:rPrChange>
        </w:rPr>
        <w:t>,</w:t>
      </w:r>
      <w:proofErr w:type="gramEnd"/>
      <w:r w:rsidRPr="009E0832">
        <w:rPr>
          <w:rFonts w:ascii="Times New Roman" w:hAnsi="Times New Roman" w:cs="Times New Roman"/>
          <w:b/>
          <w:bCs/>
          <w:sz w:val="24"/>
          <w:szCs w:val="24"/>
          <w:lang w:val="fr-FR"/>
          <w:rPrChange w:id="9" w:author="Eric Gilson" w:date="2026-06-15T13:18:00Z">
            <w:rPr>
              <w:rFonts w:ascii="Times New Roman" w:hAnsi="Times New Roman" w:cs="Times New Roman"/>
              <w:b/>
              <w:bCs/>
              <w:sz w:val="24"/>
              <w:szCs w:val="24"/>
              <w:highlight w:val="yellow"/>
              <w:lang w:val="fr-FR"/>
            </w:rPr>
          </w:rPrChange>
        </w:rPr>
        <w:t xml:space="preserve"> le </w:t>
      </w:r>
      <w:r w:rsidR="009E0832" w:rsidRPr="009E0832">
        <w:rPr>
          <w:rFonts w:ascii="Times New Roman" w:hAnsi="Times New Roman" w:cs="Times New Roman"/>
          <w:b/>
          <w:bCs/>
          <w:sz w:val="24"/>
          <w:szCs w:val="24"/>
          <w:lang w:val="fr-FR"/>
          <w:rPrChange w:id="10" w:author="Eric Gilson" w:date="2026-06-15T13:18:00Z">
            <w:rPr>
              <w:rFonts w:ascii="Times New Roman" w:hAnsi="Times New Roman" w:cs="Times New Roman"/>
              <w:b/>
              <w:bCs/>
              <w:sz w:val="24"/>
              <w:szCs w:val="24"/>
              <w:highlight w:val="yellow"/>
              <w:lang w:val="fr-FR"/>
            </w:rPr>
          </w:rPrChange>
        </w:rPr>
        <w:t>8 juin 2026</w:t>
      </w:r>
    </w:p>
    <w:p w14:paraId="7EC96E57" w14:textId="1485266A" w:rsidR="009E0832" w:rsidRPr="009E0832" w:rsidRDefault="009E0832" w:rsidP="009E0832">
      <w:pPr>
        <w:spacing w:after="240"/>
        <w:jc w:val="both"/>
        <w:rPr>
          <w:rFonts w:ascii="Times New Roman" w:hAnsi="Times New Roman" w:cs="Times New Roman"/>
          <w:b/>
          <w:bCs/>
          <w:sz w:val="24"/>
          <w:szCs w:val="24"/>
          <w:lang w:val="fr-FR"/>
          <w:rPrChange w:id="11" w:author="Eric Gilson" w:date="2026-06-15T13:18:00Z">
            <w:rPr>
              <w:rFonts w:ascii="Times New Roman" w:hAnsi="Times New Roman" w:cs="Times New Roman"/>
              <w:b/>
              <w:bCs/>
              <w:sz w:val="24"/>
              <w:szCs w:val="24"/>
              <w:highlight w:val="yellow"/>
              <w:lang w:val="fr-FR"/>
            </w:rPr>
          </w:rPrChange>
        </w:rPr>
      </w:pPr>
    </w:p>
    <w:p w14:paraId="18275E4D" w14:textId="49952324" w:rsidR="009E0832" w:rsidRPr="009E0832" w:rsidRDefault="00944C67" w:rsidP="009E0832">
      <w:pPr>
        <w:spacing w:after="240"/>
        <w:jc w:val="both"/>
        <w:rPr>
          <w:rFonts w:ascii="Times New Roman" w:hAnsi="Times New Roman" w:cs="Times New Roman"/>
          <w:b/>
          <w:bCs/>
          <w:sz w:val="24"/>
          <w:szCs w:val="24"/>
          <w:lang w:val="fr-FR"/>
          <w:rPrChange w:id="12" w:author="Eric Gilson" w:date="2026-06-15T13:18:00Z">
            <w:rPr>
              <w:rFonts w:ascii="Times New Roman" w:hAnsi="Times New Roman" w:cs="Times New Roman"/>
              <w:b/>
              <w:bCs/>
              <w:sz w:val="24"/>
              <w:szCs w:val="24"/>
              <w:highlight w:val="yellow"/>
              <w:lang w:val="fr-FR"/>
            </w:rPr>
          </w:rPrChange>
        </w:rPr>
      </w:pPr>
      <w:r w:rsidRPr="009E0832">
        <w:rPr>
          <w:rFonts w:ascii="Times New Roman" w:hAnsi="Times New Roman" w:cs="Times New Roman"/>
          <w:b/>
          <w:bCs/>
          <w:sz w:val="24"/>
          <w:szCs w:val="24"/>
          <w:rPrChange w:id="13" w:author="Eric Gilson" w:date="2026-06-15T13:18:00Z">
            <w:rPr>
              <w:rFonts w:ascii="Times New Roman" w:hAnsi="Times New Roman" w:cs="Times New Roman"/>
              <w:b/>
              <w:bCs/>
              <w:sz w:val="24"/>
              <w:szCs w:val="24"/>
              <w:highlight w:val="yellow"/>
            </w:rPr>
          </w:rPrChange>
        </w:rPr>
        <mc:AlternateContent>
          <mc:Choice Requires="wps">
            <w:drawing>
              <wp:anchor distT="0" distB="0" distL="114300" distR="114300" simplePos="0" relativeHeight="251659264" behindDoc="0" locked="0" layoutInCell="1" allowOverlap="1" wp14:anchorId="0C02283B" wp14:editId="240D70D8">
                <wp:simplePos x="0" y="0"/>
                <wp:positionH relativeFrom="column">
                  <wp:posOffset>845110</wp:posOffset>
                </wp:positionH>
                <wp:positionV relativeFrom="paragraph">
                  <wp:posOffset>210634</wp:posOffset>
                </wp:positionV>
                <wp:extent cx="713441" cy="726888"/>
                <wp:effectExtent l="12700" t="0" r="0" b="10160"/>
                <wp:wrapNone/>
                <wp:docPr id="19" name="Forme libre 18">
                  <a:extLst xmlns:a="http://schemas.openxmlformats.org/drawingml/2006/main">
                    <a:ext uri="{FF2B5EF4-FFF2-40B4-BE49-F238E27FC236}">
                      <a16:creationId xmlns:a16="http://schemas.microsoft.com/office/drawing/2014/main" id="{2A373430-EE72-E69C-C6C1-81F7A5DCF9B2}"/>
                    </a:ext>
                  </a:extLst>
                </wp:docPr>
                <wp:cNvGraphicFramePr/>
                <a:graphic xmlns:a="http://schemas.openxmlformats.org/drawingml/2006/main">
                  <a:graphicData uri="http://schemas.microsoft.com/office/word/2010/wordprocessingShape">
                    <wps:wsp>
                      <wps:cNvSpPr/>
                      <wps:spPr>
                        <a:xfrm>
                          <a:off x="0" y="0"/>
                          <a:ext cx="713441" cy="726888"/>
                        </a:xfrm>
                        <a:custGeom>
                          <a:avLst/>
                          <a:gdLst>
                            <a:gd name="connsiteX0" fmla="*/ 4113398 w 8465265"/>
                            <a:gd name="connsiteY0" fmla="*/ 1394054 h 6959743"/>
                            <a:gd name="connsiteX1" fmla="*/ 3757798 w 8465265"/>
                            <a:gd name="connsiteY1" fmla="*/ 1021521 h 6959743"/>
                            <a:gd name="connsiteX2" fmla="*/ 3656198 w 8465265"/>
                            <a:gd name="connsiteY2" fmla="*/ 936854 h 6959743"/>
                            <a:gd name="connsiteX3" fmla="*/ 3588465 w 8465265"/>
                            <a:gd name="connsiteY3" fmla="*/ 869121 h 6959743"/>
                            <a:gd name="connsiteX4" fmla="*/ 3469932 w 8465265"/>
                            <a:gd name="connsiteY4" fmla="*/ 784454 h 6959743"/>
                            <a:gd name="connsiteX5" fmla="*/ 3419132 w 8465265"/>
                            <a:gd name="connsiteY5" fmla="*/ 733654 h 6959743"/>
                            <a:gd name="connsiteX6" fmla="*/ 3266732 w 8465265"/>
                            <a:gd name="connsiteY6" fmla="*/ 682854 h 6959743"/>
                            <a:gd name="connsiteX7" fmla="*/ 3215932 w 8465265"/>
                            <a:gd name="connsiteY7" fmla="*/ 648987 h 6959743"/>
                            <a:gd name="connsiteX8" fmla="*/ 2758732 w 8465265"/>
                            <a:gd name="connsiteY8" fmla="*/ 699787 h 6959743"/>
                            <a:gd name="connsiteX9" fmla="*/ 2420065 w 8465265"/>
                            <a:gd name="connsiteY9" fmla="*/ 936854 h 6959743"/>
                            <a:gd name="connsiteX10" fmla="*/ 2318465 w 8465265"/>
                            <a:gd name="connsiteY10" fmla="*/ 1055387 h 6959743"/>
                            <a:gd name="connsiteX11" fmla="*/ 2182998 w 8465265"/>
                            <a:gd name="connsiteY11" fmla="*/ 1190854 h 6959743"/>
                            <a:gd name="connsiteX12" fmla="*/ 2047532 w 8465265"/>
                            <a:gd name="connsiteY12" fmla="*/ 1343254 h 6959743"/>
                            <a:gd name="connsiteX13" fmla="*/ 1844332 w 8465265"/>
                            <a:gd name="connsiteY13" fmla="*/ 1563387 h 6959743"/>
                            <a:gd name="connsiteX14" fmla="*/ 1742732 w 8465265"/>
                            <a:gd name="connsiteY14" fmla="*/ 1664987 h 6959743"/>
                            <a:gd name="connsiteX15" fmla="*/ 1674998 w 8465265"/>
                            <a:gd name="connsiteY15" fmla="*/ 1783521 h 6959743"/>
                            <a:gd name="connsiteX16" fmla="*/ 1505665 w 8465265"/>
                            <a:gd name="connsiteY16" fmla="*/ 2189921 h 6959743"/>
                            <a:gd name="connsiteX17" fmla="*/ 1454865 w 8465265"/>
                            <a:gd name="connsiteY17" fmla="*/ 2325387 h 6959743"/>
                            <a:gd name="connsiteX18" fmla="*/ 1437932 w 8465265"/>
                            <a:gd name="connsiteY18" fmla="*/ 2918054 h 6959743"/>
                            <a:gd name="connsiteX19" fmla="*/ 1505665 w 8465265"/>
                            <a:gd name="connsiteY19" fmla="*/ 2985787 h 6959743"/>
                            <a:gd name="connsiteX20" fmla="*/ 1674998 w 8465265"/>
                            <a:gd name="connsiteY20" fmla="*/ 3172054 h 6959743"/>
                            <a:gd name="connsiteX21" fmla="*/ 1810465 w 8465265"/>
                            <a:gd name="connsiteY21" fmla="*/ 3290587 h 6959743"/>
                            <a:gd name="connsiteX22" fmla="*/ 1878198 w 8465265"/>
                            <a:gd name="connsiteY22" fmla="*/ 3358321 h 6959743"/>
                            <a:gd name="connsiteX23" fmla="*/ 2081398 w 8465265"/>
                            <a:gd name="connsiteY23" fmla="*/ 3459921 h 6959743"/>
                            <a:gd name="connsiteX24" fmla="*/ 2149132 w 8465265"/>
                            <a:gd name="connsiteY24" fmla="*/ 3493787 h 6959743"/>
                            <a:gd name="connsiteX25" fmla="*/ 2216865 w 8465265"/>
                            <a:gd name="connsiteY25" fmla="*/ 3510721 h 6959743"/>
                            <a:gd name="connsiteX26" fmla="*/ 2284598 w 8465265"/>
                            <a:gd name="connsiteY26" fmla="*/ 3544587 h 6959743"/>
                            <a:gd name="connsiteX27" fmla="*/ 2352332 w 8465265"/>
                            <a:gd name="connsiteY27" fmla="*/ 3561521 h 6959743"/>
                            <a:gd name="connsiteX28" fmla="*/ 2436998 w 8465265"/>
                            <a:gd name="connsiteY28" fmla="*/ 3595387 h 6959743"/>
                            <a:gd name="connsiteX29" fmla="*/ 2657132 w 8465265"/>
                            <a:gd name="connsiteY29" fmla="*/ 3646187 h 6959743"/>
                            <a:gd name="connsiteX30" fmla="*/ 2961932 w 8465265"/>
                            <a:gd name="connsiteY30" fmla="*/ 3578454 h 6959743"/>
                            <a:gd name="connsiteX31" fmla="*/ 3012732 w 8465265"/>
                            <a:gd name="connsiteY31" fmla="*/ 3527654 h 6959743"/>
                            <a:gd name="connsiteX32" fmla="*/ 3080465 w 8465265"/>
                            <a:gd name="connsiteY32" fmla="*/ 3476854 h 6959743"/>
                            <a:gd name="connsiteX33" fmla="*/ 3114332 w 8465265"/>
                            <a:gd name="connsiteY33" fmla="*/ 3426054 h 6959743"/>
                            <a:gd name="connsiteX34" fmla="*/ 3165132 w 8465265"/>
                            <a:gd name="connsiteY34" fmla="*/ 3375254 h 6959743"/>
                            <a:gd name="connsiteX35" fmla="*/ 3215932 w 8465265"/>
                            <a:gd name="connsiteY35" fmla="*/ 3222854 h 6959743"/>
                            <a:gd name="connsiteX36" fmla="*/ 3249798 w 8465265"/>
                            <a:gd name="connsiteY36" fmla="*/ 3155121 h 6959743"/>
                            <a:gd name="connsiteX37" fmla="*/ 3283665 w 8465265"/>
                            <a:gd name="connsiteY37" fmla="*/ 3053521 h 6959743"/>
                            <a:gd name="connsiteX38" fmla="*/ 3351398 w 8465265"/>
                            <a:gd name="connsiteY38" fmla="*/ 2951921 h 6959743"/>
                            <a:gd name="connsiteX39" fmla="*/ 3402198 w 8465265"/>
                            <a:gd name="connsiteY39" fmla="*/ 2833387 h 6959743"/>
                            <a:gd name="connsiteX40" fmla="*/ 3537665 w 8465265"/>
                            <a:gd name="connsiteY40" fmla="*/ 2528587 h 6959743"/>
                            <a:gd name="connsiteX41" fmla="*/ 3605398 w 8465265"/>
                            <a:gd name="connsiteY41" fmla="*/ 2257654 h 6959743"/>
                            <a:gd name="connsiteX42" fmla="*/ 3639265 w 8465265"/>
                            <a:gd name="connsiteY42" fmla="*/ 2122187 h 6959743"/>
                            <a:gd name="connsiteX43" fmla="*/ 3673132 w 8465265"/>
                            <a:gd name="connsiteY43" fmla="*/ 1952854 h 6959743"/>
                            <a:gd name="connsiteX44" fmla="*/ 3723932 w 8465265"/>
                            <a:gd name="connsiteY44" fmla="*/ 1800454 h 6959743"/>
                            <a:gd name="connsiteX45" fmla="*/ 3774732 w 8465265"/>
                            <a:gd name="connsiteY45" fmla="*/ 1512587 h 6959743"/>
                            <a:gd name="connsiteX46" fmla="*/ 3808598 w 8465265"/>
                            <a:gd name="connsiteY46" fmla="*/ 1326321 h 6959743"/>
                            <a:gd name="connsiteX47" fmla="*/ 3825532 w 8465265"/>
                            <a:gd name="connsiteY47" fmla="*/ 1173921 h 6959743"/>
                            <a:gd name="connsiteX48" fmla="*/ 3876332 w 8465265"/>
                            <a:gd name="connsiteY48" fmla="*/ 886054 h 6959743"/>
                            <a:gd name="connsiteX49" fmla="*/ 3893265 w 8465265"/>
                            <a:gd name="connsiteY49" fmla="*/ 733654 h 6959743"/>
                            <a:gd name="connsiteX50" fmla="*/ 3944065 w 8465265"/>
                            <a:gd name="connsiteY50" fmla="*/ 479654 h 6959743"/>
                            <a:gd name="connsiteX51" fmla="*/ 3960998 w 8465265"/>
                            <a:gd name="connsiteY51" fmla="*/ 378054 h 6959743"/>
                            <a:gd name="connsiteX52" fmla="*/ 3910198 w 8465265"/>
                            <a:gd name="connsiteY52" fmla="*/ 801387 h 6959743"/>
                            <a:gd name="connsiteX53" fmla="*/ 3893265 w 8465265"/>
                            <a:gd name="connsiteY53" fmla="*/ 1275521 h 6959743"/>
                            <a:gd name="connsiteX54" fmla="*/ 3859398 w 8465265"/>
                            <a:gd name="connsiteY54" fmla="*/ 2308454 h 6959743"/>
                            <a:gd name="connsiteX55" fmla="*/ 3774732 w 8465265"/>
                            <a:gd name="connsiteY55" fmla="*/ 3138187 h 6959743"/>
                            <a:gd name="connsiteX56" fmla="*/ 3706998 w 8465265"/>
                            <a:gd name="connsiteY56" fmla="*/ 4188054 h 6959743"/>
                            <a:gd name="connsiteX57" fmla="*/ 3656198 w 8465265"/>
                            <a:gd name="connsiteY57" fmla="*/ 4696054 h 6959743"/>
                            <a:gd name="connsiteX58" fmla="*/ 3622332 w 8465265"/>
                            <a:gd name="connsiteY58" fmla="*/ 5525787 h 6959743"/>
                            <a:gd name="connsiteX59" fmla="*/ 3605398 w 8465265"/>
                            <a:gd name="connsiteY59" fmla="*/ 6152321 h 6959743"/>
                            <a:gd name="connsiteX60" fmla="*/ 3588465 w 8465265"/>
                            <a:gd name="connsiteY60" fmla="*/ 6541787 h 6959743"/>
                            <a:gd name="connsiteX61" fmla="*/ 3622332 w 8465265"/>
                            <a:gd name="connsiteY61" fmla="*/ 6152321 h 6959743"/>
                            <a:gd name="connsiteX62" fmla="*/ 3656198 w 8465265"/>
                            <a:gd name="connsiteY62" fmla="*/ 5982987 h 6959743"/>
                            <a:gd name="connsiteX63" fmla="*/ 3690065 w 8465265"/>
                            <a:gd name="connsiteY63" fmla="*/ 3849387 h 6959743"/>
                            <a:gd name="connsiteX64" fmla="*/ 3740865 w 8465265"/>
                            <a:gd name="connsiteY64" fmla="*/ 3307521 h 6959743"/>
                            <a:gd name="connsiteX65" fmla="*/ 3994865 w 8465265"/>
                            <a:gd name="connsiteY65" fmla="*/ 2037521 h 6959743"/>
                            <a:gd name="connsiteX66" fmla="*/ 4079532 w 8465265"/>
                            <a:gd name="connsiteY66" fmla="*/ 1698854 h 6959743"/>
                            <a:gd name="connsiteX67" fmla="*/ 4113398 w 8465265"/>
                            <a:gd name="connsiteY67" fmla="*/ 1478721 h 6959743"/>
                            <a:gd name="connsiteX68" fmla="*/ 4164198 w 8465265"/>
                            <a:gd name="connsiteY68" fmla="*/ 1275521 h 6959743"/>
                            <a:gd name="connsiteX69" fmla="*/ 4198065 w 8465265"/>
                            <a:gd name="connsiteY69" fmla="*/ 1089254 h 6959743"/>
                            <a:gd name="connsiteX70" fmla="*/ 4248865 w 8465265"/>
                            <a:gd name="connsiteY70" fmla="*/ 902987 h 6959743"/>
                            <a:gd name="connsiteX71" fmla="*/ 4265798 w 8465265"/>
                            <a:gd name="connsiteY71" fmla="*/ 801387 h 6959743"/>
                            <a:gd name="connsiteX72" fmla="*/ 4299665 w 8465265"/>
                            <a:gd name="connsiteY72" fmla="*/ 648987 h 6959743"/>
                            <a:gd name="connsiteX73" fmla="*/ 4282732 w 8465265"/>
                            <a:gd name="connsiteY73" fmla="*/ 208721 h 6959743"/>
                            <a:gd name="connsiteX74" fmla="*/ 4214998 w 8465265"/>
                            <a:gd name="connsiteY74" fmla="*/ 361121 h 6959743"/>
                            <a:gd name="connsiteX75" fmla="*/ 4113398 w 8465265"/>
                            <a:gd name="connsiteY75" fmla="*/ 648987 h 6959743"/>
                            <a:gd name="connsiteX76" fmla="*/ 3893265 w 8465265"/>
                            <a:gd name="connsiteY76" fmla="*/ 1681921 h 6959743"/>
                            <a:gd name="connsiteX77" fmla="*/ 3639265 w 8465265"/>
                            <a:gd name="connsiteY77" fmla="*/ 3087387 h 6959743"/>
                            <a:gd name="connsiteX78" fmla="*/ 3571532 w 8465265"/>
                            <a:gd name="connsiteY78" fmla="*/ 3696987 h 6959743"/>
                            <a:gd name="connsiteX79" fmla="*/ 3486865 w 8465265"/>
                            <a:gd name="connsiteY79" fmla="*/ 4272721 h 6959743"/>
                            <a:gd name="connsiteX80" fmla="*/ 3419132 w 8465265"/>
                            <a:gd name="connsiteY80" fmla="*/ 4831521 h 6959743"/>
                            <a:gd name="connsiteX81" fmla="*/ 3402198 w 8465265"/>
                            <a:gd name="connsiteY81" fmla="*/ 5288721 h 6959743"/>
                            <a:gd name="connsiteX82" fmla="*/ 3368332 w 8465265"/>
                            <a:gd name="connsiteY82" fmla="*/ 5695121 h 6959743"/>
                            <a:gd name="connsiteX83" fmla="*/ 3351398 w 8465265"/>
                            <a:gd name="connsiteY83" fmla="*/ 6016854 h 6959743"/>
                            <a:gd name="connsiteX84" fmla="*/ 3300598 w 8465265"/>
                            <a:gd name="connsiteY84" fmla="*/ 6711121 h 6959743"/>
                            <a:gd name="connsiteX85" fmla="*/ 3283665 w 8465265"/>
                            <a:gd name="connsiteY85" fmla="*/ 6778854 h 6959743"/>
                            <a:gd name="connsiteX86" fmla="*/ 3266732 w 8465265"/>
                            <a:gd name="connsiteY86" fmla="*/ 6914321 h 6959743"/>
                            <a:gd name="connsiteX87" fmla="*/ 3198998 w 8465265"/>
                            <a:gd name="connsiteY87" fmla="*/ 5728987 h 6959743"/>
                            <a:gd name="connsiteX88" fmla="*/ 3097398 w 8465265"/>
                            <a:gd name="connsiteY88" fmla="*/ 5424187 h 6959743"/>
                            <a:gd name="connsiteX89" fmla="*/ 3029665 w 8465265"/>
                            <a:gd name="connsiteY89" fmla="*/ 5187121 h 6959743"/>
                            <a:gd name="connsiteX90" fmla="*/ 2826465 w 8465265"/>
                            <a:gd name="connsiteY90" fmla="*/ 4916187 h 6959743"/>
                            <a:gd name="connsiteX91" fmla="*/ 2352332 w 8465265"/>
                            <a:gd name="connsiteY91" fmla="*/ 4594454 h 6959743"/>
                            <a:gd name="connsiteX92" fmla="*/ 2064465 w 8465265"/>
                            <a:gd name="connsiteY92" fmla="*/ 4475921 h 6959743"/>
                            <a:gd name="connsiteX93" fmla="*/ 1251665 w 8465265"/>
                            <a:gd name="connsiteY93" fmla="*/ 4238854 h 6959743"/>
                            <a:gd name="connsiteX94" fmla="*/ 963798 w 8465265"/>
                            <a:gd name="connsiteY94" fmla="*/ 4188054 h 6959743"/>
                            <a:gd name="connsiteX95" fmla="*/ 506598 w 8465265"/>
                            <a:gd name="connsiteY95" fmla="*/ 4171121 h 6959743"/>
                            <a:gd name="connsiteX96" fmla="*/ 32465 w 8465265"/>
                            <a:gd name="connsiteY96" fmla="*/ 4137254 h 6959743"/>
                            <a:gd name="connsiteX97" fmla="*/ 117132 w 8465265"/>
                            <a:gd name="connsiteY97" fmla="*/ 4188054 h 6959743"/>
                            <a:gd name="connsiteX98" fmla="*/ 506598 w 8465265"/>
                            <a:gd name="connsiteY98" fmla="*/ 4272721 h 6959743"/>
                            <a:gd name="connsiteX99" fmla="*/ 1861265 w 8465265"/>
                            <a:gd name="connsiteY99" fmla="*/ 4408187 h 6959743"/>
                            <a:gd name="connsiteX100" fmla="*/ 3351398 w 8465265"/>
                            <a:gd name="connsiteY100" fmla="*/ 4425121 h 6959743"/>
                            <a:gd name="connsiteX101" fmla="*/ 5671265 w 8465265"/>
                            <a:gd name="connsiteY101" fmla="*/ 4458987 h 6959743"/>
                            <a:gd name="connsiteX102" fmla="*/ 6907398 w 8465265"/>
                            <a:gd name="connsiteY102" fmla="*/ 4509787 h 6959743"/>
                            <a:gd name="connsiteX103" fmla="*/ 8465265 w 8465265"/>
                            <a:gd name="connsiteY103" fmla="*/ 4492854 h 69597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Lst>
                          <a:rect l="l" t="t" r="r" b="b"/>
                          <a:pathLst>
                            <a:path w="8465265" h="6959743">
                              <a:moveTo>
                                <a:pt x="4113398" y="1394054"/>
                              </a:moveTo>
                              <a:cubicBezTo>
                                <a:pt x="4006678" y="1233971"/>
                                <a:pt x="4009898" y="1231605"/>
                                <a:pt x="3757798" y="1021521"/>
                              </a:cubicBezTo>
                              <a:cubicBezTo>
                                <a:pt x="3723931" y="993299"/>
                                <a:pt x="3688966" y="966345"/>
                                <a:pt x="3656198" y="936854"/>
                              </a:cubicBezTo>
                              <a:cubicBezTo>
                                <a:pt x="3632465" y="915494"/>
                                <a:pt x="3613177" y="889340"/>
                                <a:pt x="3588465" y="869121"/>
                              </a:cubicBezTo>
                              <a:cubicBezTo>
                                <a:pt x="3550885" y="838374"/>
                                <a:pt x="3507847" y="814786"/>
                                <a:pt x="3469932" y="784454"/>
                              </a:cubicBezTo>
                              <a:cubicBezTo>
                                <a:pt x="3451232" y="769494"/>
                                <a:pt x="3439439" y="746346"/>
                                <a:pt x="3419132" y="733654"/>
                              </a:cubicBezTo>
                              <a:cubicBezTo>
                                <a:pt x="3376621" y="707084"/>
                                <a:pt x="3315134" y="694954"/>
                                <a:pt x="3266732" y="682854"/>
                              </a:cubicBezTo>
                              <a:cubicBezTo>
                                <a:pt x="3249799" y="671565"/>
                                <a:pt x="3234638" y="657004"/>
                                <a:pt x="3215932" y="648987"/>
                              </a:cubicBezTo>
                              <a:cubicBezTo>
                                <a:pt x="3078329" y="590015"/>
                                <a:pt x="2842916" y="685146"/>
                                <a:pt x="2758732" y="699787"/>
                              </a:cubicBezTo>
                              <a:cubicBezTo>
                                <a:pt x="2589634" y="793731"/>
                                <a:pt x="2577553" y="788630"/>
                                <a:pt x="2420065" y="936854"/>
                              </a:cubicBezTo>
                              <a:cubicBezTo>
                                <a:pt x="2382170" y="972520"/>
                                <a:pt x="2353972" y="1017344"/>
                                <a:pt x="2318465" y="1055387"/>
                              </a:cubicBezTo>
                              <a:cubicBezTo>
                                <a:pt x="2274892" y="1102072"/>
                                <a:pt x="2226765" y="1144351"/>
                                <a:pt x="2182998" y="1190854"/>
                              </a:cubicBezTo>
                              <a:cubicBezTo>
                                <a:pt x="2136415" y="1240348"/>
                                <a:pt x="2095593" y="1295193"/>
                                <a:pt x="2047532" y="1343254"/>
                              </a:cubicBezTo>
                              <a:cubicBezTo>
                                <a:pt x="1622238" y="1768548"/>
                                <a:pt x="2211069" y="1129969"/>
                                <a:pt x="1844332" y="1563387"/>
                              </a:cubicBezTo>
                              <a:cubicBezTo>
                                <a:pt x="1813395" y="1599949"/>
                                <a:pt x="1771934" y="1627025"/>
                                <a:pt x="1742732" y="1664987"/>
                              </a:cubicBezTo>
                              <a:cubicBezTo>
                                <a:pt x="1714986" y="1701057"/>
                                <a:pt x="1696413" y="1743368"/>
                                <a:pt x="1674998" y="1783521"/>
                              </a:cubicBezTo>
                              <a:cubicBezTo>
                                <a:pt x="1581636" y="1958575"/>
                                <a:pt x="1591547" y="1960902"/>
                                <a:pt x="1505665" y="2189921"/>
                              </a:cubicBezTo>
                              <a:lnTo>
                                <a:pt x="1454865" y="2325387"/>
                              </a:lnTo>
                              <a:cubicBezTo>
                                <a:pt x="1415883" y="2559276"/>
                                <a:pt x="1387268" y="2644467"/>
                                <a:pt x="1437932" y="2918054"/>
                              </a:cubicBezTo>
                              <a:cubicBezTo>
                                <a:pt x="1443746" y="2949450"/>
                                <a:pt x="1484452" y="2961922"/>
                                <a:pt x="1505665" y="2985787"/>
                              </a:cubicBezTo>
                              <a:cubicBezTo>
                                <a:pt x="1700961" y="3205496"/>
                                <a:pt x="1418447" y="2915505"/>
                                <a:pt x="1674998" y="3172054"/>
                              </a:cubicBezTo>
                              <a:cubicBezTo>
                                <a:pt x="1868231" y="3365286"/>
                                <a:pt x="1623901" y="3127342"/>
                                <a:pt x="1810465" y="3290587"/>
                              </a:cubicBezTo>
                              <a:cubicBezTo>
                                <a:pt x="1834495" y="3311613"/>
                                <a:pt x="1851122" y="3341398"/>
                                <a:pt x="1878198" y="3358321"/>
                              </a:cubicBezTo>
                              <a:cubicBezTo>
                                <a:pt x="1942415" y="3398457"/>
                                <a:pt x="2013665" y="3426055"/>
                                <a:pt x="2081398" y="3459921"/>
                              </a:cubicBezTo>
                              <a:cubicBezTo>
                                <a:pt x="2103976" y="3471210"/>
                                <a:pt x="2124643" y="3487664"/>
                                <a:pt x="2149132" y="3493787"/>
                              </a:cubicBezTo>
                              <a:cubicBezTo>
                                <a:pt x="2171710" y="3499432"/>
                                <a:pt x="2195074" y="3502549"/>
                                <a:pt x="2216865" y="3510721"/>
                              </a:cubicBezTo>
                              <a:cubicBezTo>
                                <a:pt x="2240500" y="3519584"/>
                                <a:pt x="2260963" y="3535724"/>
                                <a:pt x="2284598" y="3544587"/>
                              </a:cubicBezTo>
                              <a:cubicBezTo>
                                <a:pt x="2306389" y="3552759"/>
                                <a:pt x="2330253" y="3554161"/>
                                <a:pt x="2352332" y="3561521"/>
                              </a:cubicBezTo>
                              <a:cubicBezTo>
                                <a:pt x="2381168" y="3571133"/>
                                <a:pt x="2407946" y="3586448"/>
                                <a:pt x="2436998" y="3595387"/>
                              </a:cubicBezTo>
                              <a:cubicBezTo>
                                <a:pt x="2512864" y="3618730"/>
                                <a:pt x="2580943" y="3630949"/>
                                <a:pt x="2657132" y="3646187"/>
                              </a:cubicBezTo>
                              <a:cubicBezTo>
                                <a:pt x="2758732" y="3623609"/>
                                <a:pt x="2863195" y="3611366"/>
                                <a:pt x="2961932" y="3578454"/>
                              </a:cubicBezTo>
                              <a:cubicBezTo>
                                <a:pt x="2984650" y="3570881"/>
                                <a:pt x="2994550" y="3543239"/>
                                <a:pt x="3012732" y="3527654"/>
                              </a:cubicBezTo>
                              <a:cubicBezTo>
                                <a:pt x="3034160" y="3509287"/>
                                <a:pt x="3060509" y="3496810"/>
                                <a:pt x="3080465" y="3476854"/>
                              </a:cubicBezTo>
                              <a:cubicBezTo>
                                <a:pt x="3094856" y="3462463"/>
                                <a:pt x="3101303" y="3441688"/>
                                <a:pt x="3114332" y="3426054"/>
                              </a:cubicBezTo>
                              <a:cubicBezTo>
                                <a:pt x="3129663" y="3407657"/>
                                <a:pt x="3148199" y="3392187"/>
                                <a:pt x="3165132" y="3375254"/>
                              </a:cubicBezTo>
                              <a:cubicBezTo>
                                <a:pt x="3184788" y="3296628"/>
                                <a:pt x="3179494" y="3304840"/>
                                <a:pt x="3215932" y="3222854"/>
                              </a:cubicBezTo>
                              <a:cubicBezTo>
                                <a:pt x="3226184" y="3199787"/>
                                <a:pt x="3240423" y="3178558"/>
                                <a:pt x="3249798" y="3155121"/>
                              </a:cubicBezTo>
                              <a:cubicBezTo>
                                <a:pt x="3263056" y="3121976"/>
                                <a:pt x="3267700" y="3085451"/>
                                <a:pt x="3283665" y="3053521"/>
                              </a:cubicBezTo>
                              <a:cubicBezTo>
                                <a:pt x="3301868" y="3017115"/>
                                <a:pt x="3332101" y="2987759"/>
                                <a:pt x="3351398" y="2951921"/>
                              </a:cubicBezTo>
                              <a:cubicBezTo>
                                <a:pt x="3371778" y="2914072"/>
                                <a:pt x="3383796" y="2872236"/>
                                <a:pt x="3402198" y="2833387"/>
                              </a:cubicBezTo>
                              <a:cubicBezTo>
                                <a:pt x="3504312" y="2617813"/>
                                <a:pt x="3487134" y="2692810"/>
                                <a:pt x="3537665" y="2528587"/>
                              </a:cubicBezTo>
                              <a:cubicBezTo>
                                <a:pt x="3582235" y="2383735"/>
                                <a:pt x="3567168" y="2420132"/>
                                <a:pt x="3605398" y="2257654"/>
                              </a:cubicBezTo>
                              <a:cubicBezTo>
                                <a:pt x="3616059" y="2212346"/>
                                <a:pt x="3629168" y="2167624"/>
                                <a:pt x="3639265" y="2122187"/>
                              </a:cubicBezTo>
                              <a:cubicBezTo>
                                <a:pt x="3651752" y="2065996"/>
                                <a:pt x="3658483" y="2008521"/>
                                <a:pt x="3673132" y="1952854"/>
                              </a:cubicBezTo>
                              <a:cubicBezTo>
                                <a:pt x="3686760" y="1901069"/>
                                <a:pt x="3709600" y="1852048"/>
                                <a:pt x="3723932" y="1800454"/>
                              </a:cubicBezTo>
                              <a:cubicBezTo>
                                <a:pt x="3767927" y="1642070"/>
                                <a:pt x="3751118" y="1666077"/>
                                <a:pt x="3774732" y="1512587"/>
                              </a:cubicBezTo>
                              <a:cubicBezTo>
                                <a:pt x="3806657" y="1305075"/>
                                <a:pt x="3777081" y="1562695"/>
                                <a:pt x="3808598" y="1326321"/>
                              </a:cubicBezTo>
                              <a:cubicBezTo>
                                <a:pt x="3815353" y="1275657"/>
                                <a:pt x="3817760" y="1224439"/>
                                <a:pt x="3825532" y="1173921"/>
                              </a:cubicBezTo>
                              <a:cubicBezTo>
                                <a:pt x="3840348" y="1077616"/>
                                <a:pt x="3865572" y="982896"/>
                                <a:pt x="3876332" y="886054"/>
                              </a:cubicBezTo>
                              <a:cubicBezTo>
                                <a:pt x="3881976" y="835254"/>
                                <a:pt x="3884862" y="784071"/>
                                <a:pt x="3893265" y="733654"/>
                              </a:cubicBezTo>
                              <a:cubicBezTo>
                                <a:pt x="3907460" y="648485"/>
                                <a:pt x="3929871" y="564823"/>
                                <a:pt x="3944065" y="479654"/>
                              </a:cubicBezTo>
                              <a:lnTo>
                                <a:pt x="3960998" y="378054"/>
                              </a:lnTo>
                              <a:cubicBezTo>
                                <a:pt x="3929594" y="1195"/>
                                <a:pt x="3938818" y="0"/>
                                <a:pt x="3910198" y="801387"/>
                              </a:cubicBezTo>
                              <a:cubicBezTo>
                                <a:pt x="3904554" y="959432"/>
                                <a:pt x="3898593" y="1117465"/>
                                <a:pt x="3893265" y="1275521"/>
                              </a:cubicBezTo>
                              <a:cubicBezTo>
                                <a:pt x="3881659" y="1619821"/>
                                <a:pt x="3897440" y="1966065"/>
                                <a:pt x="3859398" y="2308454"/>
                              </a:cubicBezTo>
                              <a:cubicBezTo>
                                <a:pt x="3823301" y="2633334"/>
                                <a:pt x="3805831" y="2777436"/>
                                <a:pt x="3774732" y="3138187"/>
                              </a:cubicBezTo>
                              <a:cubicBezTo>
                                <a:pt x="3686337" y="4163565"/>
                                <a:pt x="3801262" y="2962629"/>
                                <a:pt x="3706998" y="4188054"/>
                              </a:cubicBezTo>
                              <a:cubicBezTo>
                                <a:pt x="3693946" y="4357731"/>
                                <a:pt x="3673131" y="4526721"/>
                                <a:pt x="3656198" y="4696054"/>
                              </a:cubicBezTo>
                              <a:cubicBezTo>
                                <a:pt x="3635508" y="5109861"/>
                                <a:pt x="3636753" y="5049914"/>
                                <a:pt x="3622332" y="5525787"/>
                              </a:cubicBezTo>
                              <a:cubicBezTo>
                                <a:pt x="3616004" y="5734612"/>
                                <a:pt x="3612358" y="5943516"/>
                                <a:pt x="3605398" y="6152321"/>
                              </a:cubicBezTo>
                              <a:cubicBezTo>
                                <a:pt x="3601069" y="6282194"/>
                                <a:pt x="3458520" y="6541787"/>
                                <a:pt x="3588465" y="6541787"/>
                              </a:cubicBezTo>
                              <a:cubicBezTo>
                                <a:pt x="3718777" y="6541787"/>
                                <a:pt x="3606651" y="6281686"/>
                                <a:pt x="3622332" y="6152321"/>
                              </a:cubicBezTo>
                              <a:cubicBezTo>
                                <a:pt x="3629259" y="6095177"/>
                                <a:pt x="3644909" y="6039432"/>
                                <a:pt x="3656198" y="5982987"/>
                              </a:cubicBezTo>
                              <a:cubicBezTo>
                                <a:pt x="3725813" y="5008419"/>
                                <a:pt x="3611486" y="6678248"/>
                                <a:pt x="3690065" y="3849387"/>
                              </a:cubicBezTo>
                              <a:cubicBezTo>
                                <a:pt x="3695102" y="3668043"/>
                                <a:pt x="3718752" y="3487582"/>
                                <a:pt x="3740865" y="3307521"/>
                              </a:cubicBezTo>
                              <a:cubicBezTo>
                                <a:pt x="3788320" y="2921102"/>
                                <a:pt x="3911215" y="2372118"/>
                                <a:pt x="3994865" y="2037521"/>
                              </a:cubicBezTo>
                              <a:cubicBezTo>
                                <a:pt x="4023087" y="1924632"/>
                                <a:pt x="4055386" y="1812685"/>
                                <a:pt x="4079532" y="1698854"/>
                              </a:cubicBezTo>
                              <a:cubicBezTo>
                                <a:pt x="4094937" y="1626229"/>
                                <a:pt x="4098838" y="1551520"/>
                                <a:pt x="4113398" y="1478721"/>
                              </a:cubicBezTo>
                              <a:cubicBezTo>
                                <a:pt x="4127090" y="1410259"/>
                                <a:pt x="4149367" y="1343745"/>
                                <a:pt x="4164198" y="1275521"/>
                              </a:cubicBezTo>
                              <a:cubicBezTo>
                                <a:pt x="4177604" y="1213854"/>
                                <a:pt x="4184079" y="1150792"/>
                                <a:pt x="4198065" y="1089254"/>
                              </a:cubicBezTo>
                              <a:cubicBezTo>
                                <a:pt x="4212328" y="1026498"/>
                                <a:pt x="4234125" y="965633"/>
                                <a:pt x="4248865" y="902987"/>
                              </a:cubicBezTo>
                              <a:cubicBezTo>
                                <a:pt x="4256729" y="869566"/>
                                <a:pt x="4259065" y="835054"/>
                                <a:pt x="4265798" y="801387"/>
                              </a:cubicBezTo>
                              <a:cubicBezTo>
                                <a:pt x="4276004" y="750358"/>
                                <a:pt x="4288376" y="699787"/>
                                <a:pt x="4299665" y="648987"/>
                              </a:cubicBezTo>
                              <a:cubicBezTo>
                                <a:pt x="4294021" y="502232"/>
                                <a:pt x="4324172" y="349617"/>
                                <a:pt x="4282732" y="208721"/>
                              </a:cubicBezTo>
                              <a:cubicBezTo>
                                <a:pt x="4267046" y="155389"/>
                                <a:pt x="4234954" y="309235"/>
                                <a:pt x="4214998" y="361121"/>
                              </a:cubicBezTo>
                              <a:cubicBezTo>
                                <a:pt x="4178469" y="456095"/>
                                <a:pt x="4141890" y="551301"/>
                                <a:pt x="4113398" y="648987"/>
                              </a:cubicBezTo>
                              <a:cubicBezTo>
                                <a:pt x="3951913" y="1202652"/>
                                <a:pt x="3991608" y="1126282"/>
                                <a:pt x="3893265" y="1681921"/>
                              </a:cubicBezTo>
                              <a:cubicBezTo>
                                <a:pt x="3810293" y="2150713"/>
                                <a:pt x="3691839" y="2614221"/>
                                <a:pt x="3639265" y="3087387"/>
                              </a:cubicBezTo>
                              <a:cubicBezTo>
                                <a:pt x="3616687" y="3290587"/>
                                <a:pt x="3597604" y="3494206"/>
                                <a:pt x="3571532" y="3696987"/>
                              </a:cubicBezTo>
                              <a:cubicBezTo>
                                <a:pt x="3546796" y="3889379"/>
                                <a:pt x="3512689" y="4080472"/>
                                <a:pt x="3486865" y="4272721"/>
                              </a:cubicBezTo>
                              <a:cubicBezTo>
                                <a:pt x="3461885" y="4458681"/>
                                <a:pt x="3441710" y="4645254"/>
                                <a:pt x="3419132" y="4831521"/>
                              </a:cubicBezTo>
                              <a:cubicBezTo>
                                <a:pt x="3413487" y="4983921"/>
                                <a:pt x="3411153" y="5136480"/>
                                <a:pt x="3402198" y="5288721"/>
                              </a:cubicBezTo>
                              <a:cubicBezTo>
                                <a:pt x="3394216" y="5424423"/>
                                <a:pt x="3377793" y="5559514"/>
                                <a:pt x="3368332" y="5695121"/>
                              </a:cubicBezTo>
                              <a:cubicBezTo>
                                <a:pt x="3360858" y="5802253"/>
                                <a:pt x="3357704" y="5909647"/>
                                <a:pt x="3351398" y="6016854"/>
                              </a:cubicBezTo>
                              <a:cubicBezTo>
                                <a:pt x="3348992" y="6057749"/>
                                <a:pt x="3327732" y="6534750"/>
                                <a:pt x="3300598" y="6711121"/>
                              </a:cubicBezTo>
                              <a:cubicBezTo>
                                <a:pt x="3297059" y="6734123"/>
                                <a:pt x="3289309" y="6756276"/>
                                <a:pt x="3283665" y="6778854"/>
                              </a:cubicBezTo>
                              <a:cubicBezTo>
                                <a:pt x="3278021" y="6824010"/>
                                <a:pt x="3269513" y="6959743"/>
                                <a:pt x="3266732" y="6914321"/>
                              </a:cubicBezTo>
                              <a:cubicBezTo>
                                <a:pt x="3250598" y="6650807"/>
                                <a:pt x="3277127" y="6088381"/>
                                <a:pt x="3198998" y="5728987"/>
                              </a:cubicBezTo>
                              <a:cubicBezTo>
                                <a:pt x="3159560" y="5547573"/>
                                <a:pt x="3148250" y="5586916"/>
                                <a:pt x="3097398" y="5424187"/>
                              </a:cubicBezTo>
                              <a:cubicBezTo>
                                <a:pt x="3074054" y="5349484"/>
                                <a:pt x="3063541" y="5259712"/>
                                <a:pt x="3029665" y="5187121"/>
                              </a:cubicBezTo>
                              <a:cubicBezTo>
                                <a:pt x="2964974" y="5048498"/>
                                <a:pt x="2940791" y="5015601"/>
                                <a:pt x="2826465" y="4916187"/>
                              </a:cubicBezTo>
                              <a:cubicBezTo>
                                <a:pt x="2599390" y="4718730"/>
                                <a:pt x="2592818" y="4702258"/>
                                <a:pt x="2352332" y="4594454"/>
                              </a:cubicBezTo>
                              <a:cubicBezTo>
                                <a:pt x="2257639" y="4552006"/>
                                <a:pt x="2162477" y="4510012"/>
                                <a:pt x="2064465" y="4475921"/>
                              </a:cubicBezTo>
                              <a:cubicBezTo>
                                <a:pt x="1733527" y="4360812"/>
                                <a:pt x="1602152" y="4300705"/>
                                <a:pt x="1251665" y="4238854"/>
                              </a:cubicBezTo>
                              <a:cubicBezTo>
                                <a:pt x="1155709" y="4221921"/>
                                <a:pt x="1060836" y="4196876"/>
                                <a:pt x="963798" y="4188054"/>
                              </a:cubicBezTo>
                              <a:cubicBezTo>
                                <a:pt x="811920" y="4174247"/>
                                <a:pt x="658998" y="4176765"/>
                                <a:pt x="506598" y="4171121"/>
                              </a:cubicBezTo>
                              <a:cubicBezTo>
                                <a:pt x="423393" y="4163557"/>
                                <a:pt x="76083" y="4129984"/>
                                <a:pt x="32465" y="4137254"/>
                              </a:cubicBezTo>
                              <a:cubicBezTo>
                                <a:pt x="0" y="4142665"/>
                                <a:pt x="85486" y="4179012"/>
                                <a:pt x="117132" y="4188054"/>
                              </a:cubicBezTo>
                              <a:cubicBezTo>
                                <a:pt x="244875" y="4224552"/>
                                <a:pt x="375922" y="4248764"/>
                                <a:pt x="506598" y="4272721"/>
                              </a:cubicBezTo>
                              <a:cubicBezTo>
                                <a:pt x="1138251" y="4388524"/>
                                <a:pt x="1191345" y="4392845"/>
                                <a:pt x="1861265" y="4408187"/>
                              </a:cubicBezTo>
                              <a:cubicBezTo>
                                <a:pt x="2357878" y="4419560"/>
                                <a:pt x="2854699" y="4418498"/>
                                <a:pt x="3351398" y="4425121"/>
                              </a:cubicBezTo>
                              <a:lnTo>
                                <a:pt x="5671265" y="4458987"/>
                              </a:lnTo>
                              <a:cubicBezTo>
                                <a:pt x="5857435" y="4467852"/>
                                <a:pt x="6661530" y="4509787"/>
                                <a:pt x="6907398" y="4509787"/>
                              </a:cubicBezTo>
                              <a:cubicBezTo>
                                <a:pt x="7426718" y="4509787"/>
                                <a:pt x="8465265" y="4492854"/>
                                <a:pt x="8465265" y="4492854"/>
                              </a:cubicBezTo>
                            </a:path>
                          </a:pathLst>
                        </a:custGeom>
                        <a:effectLst/>
                      </wps:spPr>
                      <wps:style>
                        <a:lnRef idx="2">
                          <a:schemeClr val="accent1"/>
                        </a:lnRef>
                        <a:fillRef idx="0">
                          <a:schemeClr val="accent1"/>
                        </a:fillRef>
                        <a:effectRef idx="1">
                          <a:schemeClr val="accent1"/>
                        </a:effectRef>
                        <a:fontRef idx="minor">
                          <a:schemeClr val="tx1"/>
                        </a:fontRef>
                      </wps:style>
                      <wps:bodyPr anchor="ctr"/>
                    </wps:wsp>
                  </a:graphicData>
                </a:graphic>
                <wp14:sizeRelH relativeFrom="margin">
                  <wp14:pctWidth>0</wp14:pctWidth>
                </wp14:sizeRelH>
                <wp14:sizeRelV relativeFrom="margin">
                  <wp14:pctHeight>0</wp14:pctHeight>
                </wp14:sizeRelV>
              </wp:anchor>
            </w:drawing>
          </mc:Choice>
          <mc:Fallback>
            <w:pict>
              <v:shape w14:anchorId="6BC71774" id="Forme libre 18" o:spid="_x0000_s1026" style="position:absolute;margin-left:66.55pt;margin-top:16.6pt;width:56.2pt;height:5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465265,6959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" path="m4113398,1394054c4006678,1233971,4009898,1231605,3757798,1021521v-33867,-28222,-68832,-55176,-101600,-84667c3632465,915494,3613177,889340,3588465,869121v-37580,-30747,-80618,-54335,-118533,-84667c3451232,769494,3439439,746346,3419132,733654v-42511,-26570,-103998,-38700,-152400,-50800c3249799,671565,3234638,657004,3215932,648987v-137603,-58972,-373016,36159,-457200,50800c2589634,793731,2577553,788630,2420065,936854v-37895,35666,-66093,80490,-101600,118533c2274892,1102072,2226765,1144351,2182998,1190854v-46583,49494,-87405,104339,-135466,152400c1622238,1768548,2211069,1129969,1844332,1563387v-30937,36562,-72398,63638,-101600,101600c1714986,1701057,1696413,1743368,1674998,1783521v-93362,175054,-83451,177381,-169333,406400l1454865,2325387v-38982,233889,-67597,319080,-16933,592667c1443746,2949450,1484452,2961922,1505665,2985787v195296,219709,-87218,-70282,169333,186267c1868231,3365286,1623901,3127342,1810465,3290587v24030,21026,40657,50811,67733,67734c1942415,3398457,2013665,3426055,2081398,3459921v22578,11289,43245,27743,67734,33866c2171710,3499432,2195074,3502549,2216865,3510721v23635,8863,44098,25003,67733,33866c2306389,3552759,2330253,3554161,2352332,3561521v28836,9612,55614,24927,84666,33866c2512864,3618730,2580943,3630949,2657132,3646187v101600,-22578,206063,-34821,304800,-67733c2984650,3570881,2994550,3543239,3012732,3527654v21428,-18367,47777,-30844,67733,-50800c3094856,3462463,3101303,3441688,3114332,3426054v15331,-18397,33867,-33867,50800,-50800c3184788,3296628,3179494,3304840,3215932,3222854v10252,-23067,24491,-44296,33866,-67733c3263056,3121976,3267700,3085451,3283665,3053521v18203,-36406,48436,-65762,67733,-101600c3371778,2914072,3383796,2872236,3402198,2833387v102114,-215574,84936,-140577,135467,-304800c3582235,2383735,3567168,2420132,3605398,2257654v10661,-45308,23770,-90030,33867,-135467c3651752,2065996,3658483,2008521,3673132,1952854v13628,-51785,36468,-100806,50800,-152400c3767927,1642070,3751118,1666077,3774732,1512587v31925,-207512,2349,50108,33866,-186266c3815353,1275657,3817760,1224439,3825532,1173921v14816,-96305,40040,-191025,50800,-287867c3881976,835254,3884862,784071,3893265,733654v14195,-85169,36606,-168831,50800,-254000l3960998,378054c3929594,1195,3938818,,3910198,801387v-5644,158045,-11605,316078,-16933,474134c3881659,1619821,3897440,1966065,3859398,2308454v-36097,324880,-53567,468982,-84666,829733c3686337,4163565,3801262,2962629,3706998,4188054v-13052,169677,-33867,338667,-50800,508000c3635508,5109861,3636753,5049914,3622332,5525787v-6328,208825,-9974,417729,-16934,626534c3601069,6282194,3458520,6541787,3588465,6541787v130312,,18186,-260101,33867,-389466c3629259,6095177,3644909,6039432,3656198,5982987v69615,-974568,-44712,695261,33867,-2133600c3695102,3668043,3718752,3487582,3740865,3307521v47455,-386419,170350,-935403,254000,-1270000c4023087,1924632,4055386,1812685,4079532,1698854v15405,-72625,19306,-147334,33866,-220133c4127090,1410259,4149367,1343745,4164198,1275521v13406,-61667,19881,-124729,33867,-186267c4212328,1026498,4234125,965633,4248865,902987v7864,-33421,10200,-67933,16933,-101600c4276004,750358,4288376,699787,4299665,648987v-5644,-146755,24507,-299370,-16933,-440266c4267046,155389,4234954,309235,4214998,361121v-36529,94974,-73108,190180,-101600,287866c3951913,1202652,3991608,1126282,3893265,1681921v-82972,468792,-201426,932300,-254000,1405466c3616687,3290587,3597604,3494206,3571532,3696987v-24736,192392,-58843,383485,-84667,575734c3461885,4458681,3441710,4645254,3419132,4831521v-5645,152400,-7979,304959,-16934,457200c3394216,5424423,3377793,5559514,3368332,5695121v-7474,107132,-10628,214526,-16934,321733c3348992,6057749,3327732,6534750,3300598,6711121v-3539,23002,-11289,45155,-16933,67733c3278021,6824010,3269513,6959743,3266732,6914321v-16134,-263514,10395,-825940,-67734,-1185334c3159560,5547573,3148250,5586916,3097398,5424187v-23344,-74703,-33857,-164475,-67733,-237066c2964974,5048498,2940791,5015601,2826465,4916187,2599390,4718730,2592818,4702258,2352332,4594454v-94693,-42448,-189855,-84442,-287867,-118533c1733527,4360812,1602152,4300705,1251665,4238854v-95956,-16933,-190829,-41978,-287867,-50800c811920,4174247,658998,4176765,506598,4171121,423393,4163557,76083,4129984,32465,4137254v-32465,5411,53021,41758,84667,50800c244875,4224552,375922,4248764,506598,4272721v631653,115803,684747,120124,1354667,135466c2357878,4419560,2854699,4418498,3351398,4425121r2319867,33866c5857435,4467852,6661530,4509787,6907398,4509787v519320,,1557867,-16933,1557867,-16933e" filled="f" strokecolor="#4f81bd [3204]" strokeweight="2pt">
                <v:path arrowok="t" o:connecttype="custom" o:connectlocs="346672,145597;316702,106689;308139,97847;302431,90773;292441,81930;288160,76624;275316,71318;271034,67781;232502,73087;203960,97847;195397,110227;183980,124375;172563,140292;155438,163283;146875,173894;141167,186274;126895,228719;122614,242868;121187,304767;126895,311841;141167,331295;152584,343675;158292,350749;175417,361360;181126,364897;186834,366666;192543,370203;198251,371972;205387,375509;223939,380814;249628,373740;253909,368434;259617,363129;262472,357823;266753,352518;271034,336601;273889,329526;276743,318915;282451,308304;286733,295924;298150,264090;303858,235793;306712,221645;309567,203960;313848,188043;318129,157977;320983,138523;322411,122606;326692,92541;328119,76624;332400,50096;333828,39485;329546,83698;328119,133218;325265,241099;318129,327758;312421,437408;308139,490464;305285,577123;303858,642559;302431,683236;305285,642559;308139,624874;310994,402037;315275,345443;336682,212802;343817,177431;346672,154440;350953,133218;353807,113764;358089,94310;359516,83698;362370,67781;360943,21799;355234,37716;346672,67781;328119,175663;306712,322452;301004,386120;293868,446251;288160,504613;286733,552363;283878,594809;282451,628411;278170,700921;276743,707996;275316,722144;269607,598346;261044,566512;255336,541752;238211,513455;198251,479853;173990,467473;105489,442713;81228,437408;42695,435639;2736,432102;9872,437408;42695,446251;156865,460399;282451,462168;477966,465705;582146,471010;713441,469242" o:connectangles="0,0,0,0,0,0,0,0,0,0,0,0,0,0,0,0,0,0,0,0,0,0,0,0,0,0,0,0,0,0,0,0,0,0,0,0,0,0,0,0,0,0,0,0,0,0,0,0,0,0,0,0,0,0,0,0,0,0,0,0,0,0,0,0,0,0,0,0,0,0,0,0,0,0,0,0,0,0,0,0,0,0,0,0,0,0,0,0,0,0,0,0,0,0,0,0,0,0,0,0,0,0,0,0"/>
              </v:shape>
            </w:pict>
          </mc:Fallback>
        </mc:AlternateContent>
      </w:r>
    </w:p>
    <w:p w14:paraId="45423A00" w14:textId="6094DAA7" w:rsidR="00944C67" w:rsidRDefault="009E0832" w:rsidP="009E0832">
      <w:pPr>
        <w:spacing w:after="240"/>
        <w:jc w:val="both"/>
        <w:rPr>
          <w:ins w:id="14" w:author="Eric Gilson" w:date="2026-06-17T09:03:00Z"/>
          <w:rFonts w:ascii="Times New Roman" w:hAnsi="Times New Roman" w:cs="Times New Roman"/>
          <w:b/>
          <w:bCs/>
          <w:sz w:val="24"/>
          <w:szCs w:val="24"/>
          <w:lang w:val="fr-FR"/>
        </w:rPr>
      </w:pPr>
      <w:r w:rsidRPr="009E0832">
        <w:rPr>
          <w:rFonts w:ascii="Times New Roman" w:hAnsi="Times New Roman" w:cs="Times New Roman"/>
          <w:b/>
          <w:bCs/>
          <w:sz w:val="24"/>
          <w:szCs w:val="24"/>
          <w:lang w:val="fr-FR"/>
          <w:rPrChange w:id="15" w:author="Eric Gilson" w:date="2026-06-15T13:18:00Z">
            <w:rPr>
              <w:rFonts w:ascii="Times New Roman" w:hAnsi="Times New Roman" w:cs="Times New Roman"/>
              <w:b/>
              <w:bCs/>
              <w:sz w:val="24"/>
              <w:szCs w:val="24"/>
              <w:highlight w:val="yellow"/>
              <w:lang w:val="fr-FR"/>
            </w:rPr>
          </w:rPrChange>
        </w:rPr>
        <w:t xml:space="preserve">Eric Gilson </w:t>
      </w:r>
      <w:ins w:id="16" w:author="Eric Gilson" w:date="2026-06-17T09:01:00Z">
        <w:r w:rsidR="00944C67">
          <w:rPr>
            <w:rFonts w:ascii="Times New Roman" w:hAnsi="Times New Roman" w:cs="Times New Roman"/>
            <w:b/>
            <w:bCs/>
            <w:sz w:val="24"/>
            <w:szCs w:val="24"/>
            <w:lang w:val="fr-FR"/>
          </w:rPr>
          <w:t xml:space="preserve"> </w:t>
        </w:r>
      </w:ins>
      <w:ins w:id="17" w:author="Eric Gilson" w:date="2026-06-17T09:02:00Z">
        <w:r w:rsidR="00944C67">
          <w:rPr>
            <w:rFonts w:ascii="Times New Roman" w:hAnsi="Times New Roman" w:cs="Times New Roman"/>
            <w:b/>
            <w:bCs/>
            <w:sz w:val="24"/>
            <w:szCs w:val="24"/>
            <w:lang w:val="fr-FR"/>
          </w:rPr>
          <w:t xml:space="preserve">                                </w:t>
        </w:r>
      </w:ins>
      <w:ins w:id="18" w:author="Eric Gilson" w:date="2026-06-17T09:01:00Z">
        <w:r w:rsidR="00944C67">
          <w:rPr>
            <w:rFonts w:ascii="Times New Roman" w:hAnsi="Times New Roman" w:cs="Times New Roman"/>
            <w:b/>
            <w:bCs/>
            <w:sz w:val="24"/>
            <w:szCs w:val="24"/>
            <w:lang w:val="fr-FR"/>
          </w:rPr>
          <w:t xml:space="preserve"> </w:t>
        </w:r>
      </w:ins>
    </w:p>
    <w:p w14:paraId="572B5D0D" w14:textId="77777777" w:rsidR="00944C67" w:rsidRDefault="00944C67" w:rsidP="009E0832">
      <w:pPr>
        <w:spacing w:after="240"/>
        <w:jc w:val="both"/>
        <w:rPr>
          <w:ins w:id="19" w:author="Eric Gilson" w:date="2026-06-17T09:02:00Z"/>
          <w:rFonts w:ascii="Times New Roman" w:hAnsi="Times New Roman" w:cs="Times New Roman"/>
          <w:b/>
          <w:bCs/>
          <w:sz w:val="24"/>
          <w:szCs w:val="24"/>
          <w:lang w:val="fr-FR"/>
        </w:rPr>
      </w:pPr>
    </w:p>
    <w:p w14:paraId="691084FE" w14:textId="5D3C6978" w:rsidR="00944C67" w:rsidRDefault="00944C67" w:rsidP="009E0832">
      <w:pPr>
        <w:spacing w:after="240"/>
        <w:jc w:val="both"/>
        <w:rPr>
          <w:ins w:id="20" w:author="Eric Gilson" w:date="2026-06-17T09:03:00Z"/>
          <w:rFonts w:ascii="Times New Roman" w:hAnsi="Times New Roman" w:cs="Times New Roman"/>
          <w:b/>
          <w:bCs/>
          <w:sz w:val="24"/>
          <w:szCs w:val="24"/>
          <w:lang w:val="fr-FR"/>
        </w:rPr>
      </w:pPr>
      <w:ins w:id="21" w:author="Eric Gilson" w:date="2026-06-17T09:01:00Z">
        <w:r w:rsidRPr="00944C67">
          <w:rPr>
            <w:rFonts w:ascii="Times New Roman" w:hAnsi="Times New Roman" w:cs="Times New Roman"/>
            <w:b/>
            <w:bCs/>
            <w:sz w:val="24"/>
            <w:szCs w:val="24"/>
            <w:lang w:val="fr-FR"/>
          </w:rPr>
          <w:t>Isabelle Ader</w:t>
        </w:r>
      </w:ins>
      <w:ins w:id="22" w:author="Eric Gilson" w:date="2026-06-17T09:08:00Z">
        <w:r w:rsidRPr="00944C67">
          <w:rPr>
            <w:noProof/>
          </w:rPr>
          <w:t xml:space="preserve"> </w:t>
        </w:r>
        <w:r w:rsidRPr="00944C67">
          <w:rPr>
            <w:rFonts w:ascii="Times New Roman" w:hAnsi="Times New Roman" w:cs="Times New Roman"/>
            <w:b/>
            <w:bCs/>
            <w:sz w:val="24"/>
            <w:szCs w:val="24"/>
          </w:rPr>
          <w:drawing>
            <wp:inline distT="0" distB="0" distL="0" distR="0" wp14:anchorId="63B7C519" wp14:editId="1CDD34B6">
              <wp:extent cx="1075764" cy="579416"/>
              <wp:effectExtent l="0" t="0" r="3810" b="5080"/>
              <wp:docPr id="4" name="Image 3">
                <a:extLst xmlns:a="http://schemas.openxmlformats.org/drawingml/2006/main">
                  <a:ext uri="{FF2B5EF4-FFF2-40B4-BE49-F238E27FC236}">
                    <a16:creationId xmlns:a16="http://schemas.microsoft.com/office/drawing/2014/main" id="{5519D3BC-B995-1B4A-765A-A67CE4B7B9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5519D3BC-B995-1B4A-765A-A67CE4B7B9EA}"/>
                          </a:ext>
                        </a:extLst>
                      </pic:cNvPr>
                      <pic:cNvPicPr>
                        <a:picLocks noChangeAspect="1"/>
                      </pic:cNvPicPr>
                    </pic:nvPicPr>
                    <pic:blipFill>
                      <a:blip r:embed="rId6"/>
                      <a:stretch>
                        <a:fillRect/>
                      </a:stretch>
                    </pic:blipFill>
                    <pic:spPr>
                      <a:xfrm>
                        <a:off x="0" y="0"/>
                        <a:ext cx="1168742" cy="629495"/>
                      </a:xfrm>
                      <a:prstGeom prst="rect">
                        <a:avLst/>
                      </a:prstGeom>
                    </pic:spPr>
                  </pic:pic>
                </a:graphicData>
              </a:graphic>
            </wp:inline>
          </w:drawing>
        </w:r>
      </w:ins>
    </w:p>
    <w:p w14:paraId="4671A7CA" w14:textId="3AF41E20" w:rsidR="00944C67" w:rsidRDefault="00944C67" w:rsidP="009E0832">
      <w:pPr>
        <w:spacing w:after="240"/>
        <w:jc w:val="both"/>
        <w:rPr>
          <w:ins w:id="23" w:author="Eric Gilson" w:date="2026-06-17T09:02:00Z"/>
          <w:rFonts w:ascii="Times New Roman" w:hAnsi="Times New Roman" w:cs="Times New Roman"/>
          <w:b/>
          <w:bCs/>
          <w:sz w:val="24"/>
          <w:szCs w:val="24"/>
          <w:lang w:val="fr-FR"/>
        </w:rPr>
      </w:pPr>
      <w:ins w:id="24" w:author="Eric Gilson" w:date="2026-06-17T09:03:00Z">
        <w:r>
          <w:rPr>
            <w:rFonts w:ascii="Times New Roman" w:hAnsi="Times New Roman" w:cs="Times New Roman"/>
            <w:b/>
            <w:bCs/>
            <w:sz w:val="24"/>
            <w:szCs w:val="24"/>
            <w:lang w:val="fr-FR"/>
          </w:rPr>
          <w:t xml:space="preserve">         </w:t>
        </w:r>
        <w:r w:rsidRPr="00944C67">
          <w:rPr>
            <w:rFonts w:ascii="Times New Roman" w:hAnsi="Times New Roman" w:cs="Times New Roman"/>
            <w:b/>
            <w:bCs/>
            <w:sz w:val="24"/>
            <w:szCs w:val="24"/>
            <w:lang w:val="fr-FR"/>
          </w:rPr>
          <w:t xml:space="preserve"> </w:t>
        </w:r>
      </w:ins>
    </w:p>
    <w:p w14:paraId="167D19AE" w14:textId="40F9B3C0" w:rsidR="00CE5CC8" w:rsidRPr="009E0832" w:rsidRDefault="009E0832" w:rsidP="009E0832">
      <w:pPr>
        <w:spacing w:after="240"/>
        <w:jc w:val="both"/>
        <w:rPr>
          <w:rFonts w:ascii="Times New Roman" w:hAnsi="Times New Roman" w:cs="Times New Roman"/>
          <w:sz w:val="24"/>
          <w:szCs w:val="24"/>
          <w:lang w:val="fr-FR"/>
        </w:rPr>
      </w:pPr>
      <w:proofErr w:type="gramStart"/>
      <w:r w:rsidRPr="009E0832">
        <w:rPr>
          <w:rFonts w:ascii="Times New Roman" w:hAnsi="Times New Roman" w:cs="Times New Roman"/>
          <w:b/>
          <w:bCs/>
          <w:sz w:val="24"/>
          <w:szCs w:val="24"/>
          <w:lang w:val="fr-FR"/>
          <w:rPrChange w:id="25" w:author="Eric Gilson" w:date="2026-06-15T13:18:00Z">
            <w:rPr>
              <w:rFonts w:ascii="Times New Roman" w:hAnsi="Times New Roman" w:cs="Times New Roman"/>
              <w:b/>
              <w:bCs/>
              <w:sz w:val="24"/>
              <w:szCs w:val="24"/>
              <w:highlight w:val="yellow"/>
              <w:lang w:val="fr-FR"/>
            </w:rPr>
          </w:rPrChange>
        </w:rPr>
        <w:t>au</w:t>
      </w:r>
      <w:proofErr w:type="gramEnd"/>
      <w:r w:rsidRPr="009E0832">
        <w:rPr>
          <w:rFonts w:ascii="Times New Roman" w:hAnsi="Times New Roman" w:cs="Times New Roman"/>
          <w:b/>
          <w:bCs/>
          <w:sz w:val="24"/>
          <w:szCs w:val="24"/>
          <w:lang w:val="fr-FR"/>
          <w:rPrChange w:id="26" w:author="Eric Gilson" w:date="2026-06-15T13:18:00Z">
            <w:rPr>
              <w:rFonts w:ascii="Times New Roman" w:hAnsi="Times New Roman" w:cs="Times New Roman"/>
              <w:b/>
              <w:bCs/>
              <w:sz w:val="24"/>
              <w:szCs w:val="24"/>
              <w:highlight w:val="yellow"/>
              <w:lang w:val="fr-FR"/>
            </w:rPr>
          </w:rPrChange>
        </w:rPr>
        <w:t xml:space="preserve"> nom des autres membres du bureau</w:t>
      </w:r>
    </w:p>
    <w:p w14:paraId="584EF7EF" w14:textId="6A0B25F2" w:rsidR="00CE5CC8" w:rsidRPr="009E0832" w:rsidRDefault="00CE5CC8" w:rsidP="009E0832">
      <w:pPr>
        <w:spacing w:after="240"/>
        <w:jc w:val="both"/>
        <w:rPr>
          <w:rFonts w:ascii="Times New Roman" w:hAnsi="Times New Roman" w:cs="Times New Roman"/>
          <w:sz w:val="24"/>
          <w:szCs w:val="24"/>
          <w:lang w:val="fr-FR"/>
        </w:rPr>
      </w:pPr>
    </w:p>
    <w:p w14:paraId="688A6FDA" w14:textId="55369FD2" w:rsidR="00CE5CC8" w:rsidRPr="009E0832" w:rsidRDefault="00CE5CC8" w:rsidP="009E0832">
      <w:pPr>
        <w:spacing w:after="0"/>
        <w:jc w:val="both"/>
        <w:rPr>
          <w:rFonts w:ascii="Times New Roman" w:hAnsi="Times New Roman" w:cs="Times New Roman"/>
          <w:sz w:val="24"/>
          <w:szCs w:val="24"/>
          <w:lang w:val="fr-FR"/>
        </w:rPr>
      </w:pPr>
    </w:p>
    <w:p w14:paraId="21F1EAD8" w14:textId="07793910" w:rsidR="00CE5CC8" w:rsidRPr="009E0832" w:rsidRDefault="00CE5CC8" w:rsidP="009E0832">
      <w:pPr>
        <w:spacing w:after="0"/>
        <w:jc w:val="both"/>
        <w:rPr>
          <w:rFonts w:ascii="Times New Roman" w:hAnsi="Times New Roman" w:cs="Times New Roman"/>
          <w:sz w:val="24"/>
          <w:szCs w:val="24"/>
          <w:lang w:val="fr-FR"/>
        </w:rPr>
      </w:pPr>
    </w:p>
    <w:sectPr w:rsidR="00CE5CC8" w:rsidRPr="009E0832">
      <w:pgSz w:w="12240" w:h="15840"/>
      <w:pgMar w:top="1134" w:right="1134"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07691"/>
    <w:multiLevelType w:val="multilevel"/>
    <w:tmpl w:val="FA04F6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2B614EF"/>
    <w:multiLevelType w:val="multilevel"/>
    <w:tmpl w:val="6E8A0572"/>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CB7679"/>
    <w:multiLevelType w:val="multilevel"/>
    <w:tmpl w:val="87C863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5365F9C"/>
    <w:multiLevelType w:val="multilevel"/>
    <w:tmpl w:val="4DEA61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20E660AA"/>
    <w:multiLevelType w:val="multilevel"/>
    <w:tmpl w:val="6034361A"/>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37DB3"/>
    <w:multiLevelType w:val="multilevel"/>
    <w:tmpl w:val="3F40D874"/>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9B6553D"/>
    <w:multiLevelType w:val="multilevel"/>
    <w:tmpl w:val="853012C0"/>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79A1E54"/>
    <w:multiLevelType w:val="multilevel"/>
    <w:tmpl w:val="47167A78"/>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C919EA"/>
    <w:multiLevelType w:val="multilevel"/>
    <w:tmpl w:val="D0CE11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6C50117"/>
    <w:multiLevelType w:val="multilevel"/>
    <w:tmpl w:val="D76CD8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5B464A77"/>
    <w:multiLevelType w:val="multilevel"/>
    <w:tmpl w:val="DDF460E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D8E4F24"/>
    <w:multiLevelType w:val="multilevel"/>
    <w:tmpl w:val="CF208F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85838D9"/>
    <w:multiLevelType w:val="multilevel"/>
    <w:tmpl w:val="26C230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75B56F94"/>
    <w:multiLevelType w:val="multilevel"/>
    <w:tmpl w:val="A28EC7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910399E"/>
    <w:multiLevelType w:val="multilevel"/>
    <w:tmpl w:val="4086C6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81876305">
    <w:abstractNumId w:val="7"/>
  </w:num>
  <w:num w:numId="2" w16cid:durableId="319699837">
    <w:abstractNumId w:val="5"/>
  </w:num>
  <w:num w:numId="3" w16cid:durableId="423648142">
    <w:abstractNumId w:val="10"/>
  </w:num>
  <w:num w:numId="4" w16cid:durableId="200940946">
    <w:abstractNumId w:val="4"/>
  </w:num>
  <w:num w:numId="5" w16cid:durableId="1552229383">
    <w:abstractNumId w:val="1"/>
  </w:num>
  <w:num w:numId="6" w16cid:durableId="744835412">
    <w:abstractNumId w:val="6"/>
  </w:num>
  <w:num w:numId="7" w16cid:durableId="1311641984">
    <w:abstractNumId w:val="8"/>
  </w:num>
  <w:num w:numId="8" w16cid:durableId="1535535809">
    <w:abstractNumId w:val="13"/>
  </w:num>
  <w:num w:numId="9" w16cid:durableId="1822573507">
    <w:abstractNumId w:val="14"/>
  </w:num>
  <w:num w:numId="10" w16cid:durableId="1898205366">
    <w:abstractNumId w:val="0"/>
  </w:num>
  <w:num w:numId="11" w16cid:durableId="687677234">
    <w:abstractNumId w:val="12"/>
  </w:num>
  <w:num w:numId="12" w16cid:durableId="2128889817">
    <w:abstractNumId w:val="11"/>
  </w:num>
  <w:num w:numId="13" w16cid:durableId="1368406780">
    <w:abstractNumId w:val="3"/>
  </w:num>
  <w:num w:numId="14" w16cid:durableId="868639762">
    <w:abstractNumId w:val="9"/>
  </w:num>
  <w:num w:numId="15" w16cid:durableId="8175737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c Gilson">
    <w15:presenceInfo w15:providerId="AD" w15:userId="S::eric.gilson@unice.fr::4ea99134-0ec5-407d-b531-a3e725115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trackRevisions/>
  <w:defaultTabStop w:val="7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CC8"/>
    <w:rsid w:val="00944C67"/>
    <w:rsid w:val="009E0832"/>
    <w:rsid w:val="00CA6957"/>
    <w:rsid w:val="00CE5CC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33FCD764"/>
  <w15:docId w15:val="{3CCA0C06-9D6A-E943-9E76-12D0031B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customStyle="1" w:styleId="apple-converted-space">
    <w:name w:val="apple-converted-space"/>
    <w:basedOn w:val="Policepardfaut"/>
    <w:qFormat/>
    <w:rsid w:val="00037C08"/>
  </w:style>
  <w:style w:type="character" w:customStyle="1" w:styleId="LineNumbering">
    <w:name w:val="Line Numbering"/>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puces3">
    <w:name w:val="List Bullet 3"/>
    <w:basedOn w:val="Normal"/>
    <w:uiPriority w:val="99"/>
    <w:unhideWhenUsed/>
    <w:qFormat/>
    <w:rsid w:val="00326F90"/>
    <w:pPr>
      <w:numPr>
        <w:numId w:val="3"/>
      </w:numPr>
      <w:contextualSpacing/>
    </w:pPr>
  </w:style>
  <w:style w:type="paragraph" w:styleId="Listepuces4">
    <w:name w:val="List Bullet 4"/>
    <w:basedOn w:val="Normal"/>
    <w:uiPriority w:val="99"/>
    <w:unhideWhenUsed/>
    <w:rsid w:val="00326F90"/>
    <w:pPr>
      <w:ind w:left="1080" w:hanging="360"/>
      <w:contextualSpacing/>
    </w:pPr>
  </w:style>
  <w:style w:type="paragraph" w:styleId="Listepuces">
    <w:name w:val="List Bullet"/>
    <w:basedOn w:val="Normal"/>
    <w:uiPriority w:val="99"/>
    <w:unhideWhenUsed/>
    <w:qFormat/>
    <w:rsid w:val="00326F90"/>
    <w:pPr>
      <w:numPr>
        <w:numId w:val="1"/>
      </w:numPr>
      <w:contextualSpacing/>
    </w:pPr>
  </w:style>
  <w:style w:type="paragraph" w:styleId="Listepuces2">
    <w:name w:val="List Bullet 2"/>
    <w:basedOn w:val="Normal"/>
    <w:uiPriority w:val="99"/>
    <w:unhideWhenUsed/>
    <w:qFormat/>
    <w:rsid w:val="00326F90"/>
    <w:pPr>
      <w:numPr>
        <w:numId w:val="2"/>
      </w:numPr>
      <w:contextualSpacing/>
    </w:pPr>
  </w:style>
  <w:style w:type="paragraph" w:styleId="Listenumros">
    <w:name w:val="List Number"/>
    <w:basedOn w:val="Normal"/>
    <w:uiPriority w:val="99"/>
    <w:unhideWhenUsed/>
    <w:qFormat/>
    <w:rsid w:val="00326F90"/>
    <w:pPr>
      <w:numPr>
        <w:numId w:val="4"/>
      </w:numPr>
      <w:contextualSpacing/>
    </w:pPr>
  </w:style>
  <w:style w:type="paragraph" w:styleId="Listenumros2">
    <w:name w:val="List Number 2"/>
    <w:basedOn w:val="Normal"/>
    <w:uiPriority w:val="99"/>
    <w:unhideWhenUsed/>
    <w:qFormat/>
    <w:rsid w:val="0029639D"/>
    <w:pPr>
      <w:numPr>
        <w:numId w:val="5"/>
      </w:numPr>
      <w:contextualSpacing/>
    </w:pPr>
  </w:style>
  <w:style w:type="paragraph" w:styleId="Listenumros3">
    <w:name w:val="List Number 3"/>
    <w:basedOn w:val="Normal"/>
    <w:uiPriority w:val="99"/>
    <w:unhideWhenUsed/>
    <w:qFormat/>
    <w:rsid w:val="0029639D"/>
    <w:pPr>
      <w:numPr>
        <w:numId w:val="6"/>
      </w:numPr>
      <w:contextualSpacing/>
    </w:pPr>
  </w:style>
  <w:style w:type="paragraph" w:styleId="Listecontinue">
    <w:name w:val="List Continue"/>
    <w:basedOn w:val="Normal"/>
    <w:uiPriority w:val="99"/>
    <w:unhideWhenUsed/>
    <w:qFormat/>
    <w:rsid w:val="0029639D"/>
    <w:pPr>
      <w:spacing w:after="120"/>
      <w:ind w:left="360"/>
      <w:contextualSpacing/>
    </w:pPr>
  </w:style>
  <w:style w:type="paragraph" w:styleId="Listecontinue2">
    <w:name w:val="List Continue 2"/>
    <w:basedOn w:val="Normal"/>
    <w:uiPriority w:val="99"/>
    <w:unhideWhenUsed/>
    <w:qFormat/>
    <w:rsid w:val="0029639D"/>
    <w:pPr>
      <w:spacing w:after="120"/>
      <w:ind w:left="720"/>
      <w:contextualSpacing/>
    </w:pPr>
  </w:style>
  <w:style w:type="paragraph" w:styleId="Listecontinue3">
    <w:name w:val="List Continue 3"/>
    <w:basedOn w:val="Normal"/>
    <w:uiPriority w:val="99"/>
    <w:unhideWhenUsed/>
    <w:qFormat/>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NormalWeb">
    <w:name w:val="Normal (Web)"/>
    <w:basedOn w:val="Normal"/>
    <w:uiPriority w:val="99"/>
    <w:unhideWhenUsed/>
    <w:qFormat/>
    <w:rsid w:val="00037C08"/>
    <w:pPr>
      <w:spacing w:beforeAutospacing="1" w:afterAutospacing="1" w:line="240" w:lineRule="auto"/>
    </w:pPr>
    <w:rPr>
      <w:rFonts w:ascii="Times New Roman" w:eastAsia="Times New Roman" w:hAnsi="Times New Roman" w:cs="Times New Roman"/>
      <w:sz w:val="24"/>
      <w:szCs w:val="24"/>
      <w:lang w:eastAsia="en-GB"/>
    </w:rPr>
  </w:style>
  <w:style w:type="paragraph" w:customStyle="1" w:styleId="my-2">
    <w:name w:val="my-2"/>
    <w:basedOn w:val="Normal"/>
    <w:qFormat/>
    <w:rsid w:val="00E468C5"/>
    <w:pPr>
      <w:spacing w:beforeAutospacing="1" w:afterAutospacing="1" w:line="240" w:lineRule="auto"/>
    </w:pPr>
    <w:rPr>
      <w:rFonts w:ascii="Times New Roman" w:eastAsia="Times New Roman" w:hAnsi="Times New Roman" w:cs="Times New Roman"/>
      <w:sz w:val="24"/>
      <w:szCs w:val="24"/>
      <w:lang w:val="fr-FR" w:eastAsia="fr-FR"/>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Rvision">
    <w:name w:val="Revision"/>
    <w:hidden/>
    <w:uiPriority w:val="99"/>
    <w:semiHidden/>
    <w:rsid w:val="00CA6957"/>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1146</Words>
  <Characters>6664</Characters>
  <Application>Microsoft Office Word</Application>
  <DocSecurity>0</DocSecurity>
  <Lines>125</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Eric Gilson</cp:lastModifiedBy>
  <cp:revision>2</cp:revision>
  <cp:lastPrinted>2026-06-15T11:42:00Z</cp:lastPrinted>
  <dcterms:created xsi:type="dcterms:W3CDTF">2026-06-17T07:08:00Z</dcterms:created>
  <dcterms:modified xsi:type="dcterms:W3CDTF">2026-06-17T07:08:00Z</dcterms:modified>
  <dc:language>en-US</dc:language>
</cp:coreProperties>
</file>